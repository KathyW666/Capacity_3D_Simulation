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15D5F8" w14:textId="77777777" w:rsidR="00AB1E0F" w:rsidRDefault="00AD6047" w:rsidP="00210049">
      <w:pPr>
        <w:spacing w:line="240" w:lineRule="auto"/>
        <w:ind w:leftChars="100" w:left="240" w:rightChars="100" w:right="240" w:firstLineChars="0" w:firstLine="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5ABE65AE" w14:textId="77777777" w:rsidR="00AB1E0F" w:rsidRDefault="00AB1E0F">
      <w:pPr>
        <w:spacing w:line="240" w:lineRule="auto"/>
        <w:ind w:firstLine="562"/>
        <w:rPr>
          <w:b/>
          <w:sz w:val="28"/>
          <w:szCs w:val="28"/>
        </w:rPr>
      </w:pPr>
    </w:p>
    <w:p w14:paraId="554FB534" w14:textId="77777777" w:rsidR="00AB1E0F" w:rsidRDefault="00AD6047">
      <w:pPr>
        <w:spacing w:line="240" w:lineRule="auto"/>
        <w:ind w:firstLineChars="0" w:firstLine="0"/>
        <w:jc w:val="center"/>
      </w:pPr>
      <w:r>
        <w:rPr>
          <w:rFonts w:hint="eastAsia"/>
          <w:noProof/>
        </w:rPr>
        <w:drawing>
          <wp:inline distT="0" distB="0" distL="0" distR="0" wp14:anchorId="41D0AA84" wp14:editId="7D2A6609">
            <wp:extent cx="4710430" cy="1148080"/>
            <wp:effectExtent l="0" t="0" r="0" b="0"/>
            <wp:docPr id="8" name="图片 8"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10430" cy="1148080"/>
                    </a:xfrm>
                    <a:prstGeom prst="rect">
                      <a:avLst/>
                    </a:prstGeom>
                    <a:noFill/>
                    <a:ln>
                      <a:noFill/>
                    </a:ln>
                  </pic:spPr>
                </pic:pic>
              </a:graphicData>
            </a:graphic>
          </wp:inline>
        </w:drawing>
      </w:r>
    </w:p>
    <w:p w14:paraId="6DE7626E" w14:textId="70492881" w:rsidR="00AB1E0F" w:rsidRDefault="00AD6047">
      <w:pPr>
        <w:spacing w:line="240" w:lineRule="auto"/>
        <w:ind w:firstLineChars="0" w:firstLine="0"/>
        <w:jc w:val="center"/>
        <w:rPr>
          <w:rFonts w:ascii="黑体" w:eastAsia="黑体"/>
          <w:b/>
          <w:sz w:val="64"/>
          <w:szCs w:val="52"/>
        </w:rPr>
      </w:pPr>
      <w:r>
        <w:rPr>
          <w:rFonts w:ascii="黑体" w:eastAsia="黑体" w:hint="eastAsia"/>
          <w:b/>
          <w:sz w:val="64"/>
          <w:szCs w:val="52"/>
        </w:rPr>
        <w:t>硕士学位论文</w:t>
      </w:r>
    </w:p>
    <w:p w14:paraId="60B80E4B" w14:textId="77777777" w:rsidR="00AB1E0F" w:rsidRDefault="00AB1E0F">
      <w:pPr>
        <w:spacing w:line="240" w:lineRule="auto"/>
        <w:ind w:firstLineChars="0" w:firstLine="0"/>
        <w:jc w:val="center"/>
      </w:pPr>
    </w:p>
    <w:p w14:paraId="100948A9" w14:textId="77777777" w:rsidR="00AB1E0F" w:rsidRDefault="00AD6047">
      <w:pPr>
        <w:spacing w:line="240" w:lineRule="auto"/>
        <w:ind w:firstLineChars="0" w:firstLine="0"/>
        <w:jc w:val="center"/>
      </w:pPr>
      <w:r>
        <w:rPr>
          <w:rFonts w:hint="eastAsia"/>
          <w:noProof/>
        </w:rPr>
        <w:drawing>
          <wp:inline distT="0" distB="0" distL="0" distR="0" wp14:anchorId="5E997089" wp14:editId="3F7F2EFB">
            <wp:extent cx="1239520" cy="1216025"/>
            <wp:effectExtent l="0" t="0" r="0" b="3175"/>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42092" cy="1218776"/>
                    </a:xfrm>
                    <a:prstGeom prst="rect">
                      <a:avLst/>
                    </a:prstGeom>
                    <a:noFill/>
                    <a:ln>
                      <a:noFill/>
                    </a:ln>
                  </pic:spPr>
                </pic:pic>
              </a:graphicData>
            </a:graphic>
          </wp:inline>
        </w:drawing>
      </w:r>
    </w:p>
    <w:p w14:paraId="4F354712" w14:textId="77777777" w:rsidR="00AB1E0F" w:rsidRDefault="00AD6047">
      <w:pPr>
        <w:spacing w:line="240" w:lineRule="auto"/>
        <w:ind w:firstLineChars="0" w:firstLine="0"/>
        <w:jc w:val="center"/>
        <w:rPr>
          <w:rFonts w:ascii="黑体" w:eastAsia="黑体"/>
          <w:b/>
          <w:sz w:val="52"/>
          <w:szCs w:val="52"/>
        </w:rPr>
      </w:pPr>
      <w:r>
        <w:rPr>
          <w:rFonts w:ascii="黑体" w:eastAsia="黑体" w:hint="eastAsia"/>
          <w:b/>
          <w:sz w:val="52"/>
          <w:szCs w:val="52"/>
        </w:rPr>
        <w:t xml:space="preserve">  </w:t>
      </w:r>
    </w:p>
    <w:p w14:paraId="406997A6" w14:textId="06D49B19" w:rsidR="00AB1E0F" w:rsidRDefault="00AD6047" w:rsidP="00CD12DF">
      <w:pPr>
        <w:spacing w:line="240" w:lineRule="auto"/>
        <w:ind w:leftChars="55" w:left="1068" w:hangingChars="259" w:hanging="936"/>
        <w:jc w:val="center"/>
        <w:rPr>
          <w:b/>
          <w:sz w:val="36"/>
          <w:szCs w:val="32"/>
          <w:u w:val="single"/>
        </w:rPr>
      </w:pPr>
      <w:r>
        <w:rPr>
          <w:rFonts w:hint="eastAsia"/>
          <w:b/>
          <w:sz w:val="36"/>
          <w:szCs w:val="32"/>
        </w:rPr>
        <w:t>题目：</w:t>
      </w:r>
      <w:r w:rsidR="0041206E">
        <w:rPr>
          <w:rFonts w:hint="eastAsia"/>
          <w:b/>
          <w:sz w:val="36"/>
          <w:szCs w:val="32"/>
          <w:u w:val="single"/>
        </w:rPr>
        <w:t xml:space="preserve"> </w:t>
      </w:r>
      <w:r w:rsidR="0041206E" w:rsidRPr="00CD12DF">
        <w:rPr>
          <w:rFonts w:hint="eastAsia"/>
          <w:b/>
          <w:sz w:val="36"/>
          <w:szCs w:val="32"/>
          <w:u w:val="single"/>
        </w:rPr>
        <w:t>大</w:t>
      </w:r>
      <w:r w:rsidR="00CD12DF" w:rsidRPr="00CD12DF">
        <w:rPr>
          <w:rFonts w:hint="eastAsia"/>
          <w:b/>
          <w:sz w:val="36"/>
          <w:szCs w:val="32"/>
          <w:u w:val="single"/>
        </w:rPr>
        <w:t>规模机器社交网络容量研究</w:t>
      </w:r>
      <w:r w:rsidR="0041206E">
        <w:rPr>
          <w:rFonts w:hint="eastAsia"/>
          <w:b/>
          <w:sz w:val="36"/>
          <w:szCs w:val="32"/>
          <w:u w:val="single"/>
        </w:rPr>
        <w:t xml:space="preserve"> </w:t>
      </w:r>
    </w:p>
    <w:p w14:paraId="2DEB8F73" w14:textId="77777777" w:rsidR="00AB1E0F" w:rsidRDefault="00AB1E0F">
      <w:pPr>
        <w:spacing w:line="240" w:lineRule="auto"/>
        <w:ind w:firstLineChars="337" w:firstLine="1218"/>
        <w:rPr>
          <w:b/>
          <w:sz w:val="36"/>
          <w:szCs w:val="32"/>
          <w:u w:val="single"/>
        </w:rPr>
      </w:pPr>
    </w:p>
    <w:tbl>
      <w:tblPr>
        <w:tblStyle w:val="af7"/>
        <w:tblW w:w="4835" w:type="dxa"/>
        <w:tblInd w:w="111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17"/>
        <w:gridCol w:w="3118"/>
      </w:tblGrid>
      <w:tr w:rsidR="00AB1E0F" w14:paraId="77233DE9" w14:textId="77777777">
        <w:trPr>
          <w:trHeight w:val="624"/>
        </w:trPr>
        <w:tc>
          <w:tcPr>
            <w:tcW w:w="1717" w:type="dxa"/>
            <w:tcBorders>
              <w:top w:val="nil"/>
              <w:left w:val="nil"/>
              <w:bottom w:val="nil"/>
              <w:right w:val="nil"/>
            </w:tcBorders>
            <w:vAlign w:val="center"/>
          </w:tcPr>
          <w:p w14:paraId="40EB07F1" w14:textId="77777777" w:rsidR="00AB1E0F" w:rsidRDefault="00AD6047">
            <w:pPr>
              <w:spacing w:line="240" w:lineRule="auto"/>
              <w:ind w:firstLineChars="0" w:firstLine="0"/>
              <w:jc w:val="right"/>
              <w:rPr>
                <w:b/>
                <w:sz w:val="36"/>
                <w:szCs w:val="32"/>
                <w:u w:val="single"/>
              </w:rPr>
            </w:pPr>
            <w:r>
              <w:rPr>
                <w:rFonts w:hint="eastAsia"/>
                <w:b/>
                <w:sz w:val="28"/>
                <w:szCs w:val="28"/>
              </w:rPr>
              <w:t>学</w:t>
            </w:r>
            <w:r>
              <w:rPr>
                <w:rFonts w:hint="eastAsia"/>
                <w:b/>
                <w:sz w:val="28"/>
                <w:szCs w:val="28"/>
              </w:rPr>
              <w:t xml:space="preserve">    </w:t>
            </w:r>
            <w:r>
              <w:rPr>
                <w:rFonts w:hint="eastAsia"/>
                <w:b/>
                <w:sz w:val="28"/>
                <w:szCs w:val="28"/>
              </w:rPr>
              <w:t>号：</w:t>
            </w:r>
          </w:p>
        </w:tc>
        <w:tc>
          <w:tcPr>
            <w:tcW w:w="3118" w:type="dxa"/>
            <w:tcBorders>
              <w:top w:val="nil"/>
              <w:left w:val="nil"/>
              <w:right w:val="nil"/>
            </w:tcBorders>
            <w:vAlign w:val="center"/>
          </w:tcPr>
          <w:p w14:paraId="139C883D" w14:textId="1D0060FE" w:rsidR="00AB1E0F" w:rsidRDefault="00AD6047">
            <w:pPr>
              <w:spacing w:line="240" w:lineRule="auto"/>
              <w:ind w:firstLineChars="0" w:firstLine="0"/>
              <w:jc w:val="center"/>
              <w:rPr>
                <w:b/>
                <w:sz w:val="28"/>
                <w:szCs w:val="28"/>
              </w:rPr>
            </w:pPr>
            <w:r>
              <w:rPr>
                <w:b/>
                <w:sz w:val="28"/>
                <w:szCs w:val="28"/>
              </w:rPr>
              <w:t>201</w:t>
            </w:r>
            <w:r w:rsidR="00CD12DF">
              <w:rPr>
                <w:b/>
                <w:sz w:val="28"/>
                <w:szCs w:val="28"/>
              </w:rPr>
              <w:t>7110058</w:t>
            </w:r>
          </w:p>
        </w:tc>
      </w:tr>
      <w:tr w:rsidR="00AB1E0F" w14:paraId="7F157CFD" w14:textId="77777777">
        <w:trPr>
          <w:trHeight w:val="624"/>
        </w:trPr>
        <w:tc>
          <w:tcPr>
            <w:tcW w:w="1717" w:type="dxa"/>
            <w:tcBorders>
              <w:top w:val="nil"/>
              <w:left w:val="nil"/>
              <w:bottom w:val="nil"/>
              <w:right w:val="nil"/>
            </w:tcBorders>
            <w:vAlign w:val="center"/>
          </w:tcPr>
          <w:p w14:paraId="1E0B04DD" w14:textId="77777777" w:rsidR="00AB1E0F" w:rsidRDefault="00AD6047">
            <w:pPr>
              <w:spacing w:line="240" w:lineRule="auto"/>
              <w:ind w:firstLineChars="0" w:firstLine="0"/>
              <w:jc w:val="right"/>
              <w:rPr>
                <w:b/>
                <w:sz w:val="36"/>
                <w:szCs w:val="32"/>
                <w:u w:val="single"/>
              </w:rPr>
            </w:pPr>
            <w:r>
              <w:rPr>
                <w:rFonts w:hint="eastAsia"/>
                <w:b/>
                <w:sz w:val="28"/>
                <w:szCs w:val="28"/>
              </w:rPr>
              <w:t>姓</w:t>
            </w:r>
            <w:r>
              <w:rPr>
                <w:rFonts w:hint="eastAsia"/>
                <w:b/>
                <w:sz w:val="28"/>
                <w:szCs w:val="28"/>
              </w:rPr>
              <w:t xml:space="preserve">    </w:t>
            </w:r>
            <w:r>
              <w:rPr>
                <w:rFonts w:hint="eastAsia"/>
                <w:b/>
                <w:sz w:val="28"/>
                <w:szCs w:val="28"/>
              </w:rPr>
              <w:t>名：</w:t>
            </w:r>
          </w:p>
        </w:tc>
        <w:tc>
          <w:tcPr>
            <w:tcW w:w="3118" w:type="dxa"/>
            <w:tcBorders>
              <w:left w:val="nil"/>
              <w:right w:val="nil"/>
            </w:tcBorders>
            <w:vAlign w:val="center"/>
          </w:tcPr>
          <w:p w14:paraId="27C65772" w14:textId="382303F5" w:rsidR="00AB1E0F" w:rsidRDefault="00CD12DF">
            <w:pPr>
              <w:spacing w:line="240" w:lineRule="auto"/>
              <w:ind w:firstLineChars="0" w:firstLine="0"/>
              <w:jc w:val="center"/>
              <w:rPr>
                <w:b/>
                <w:sz w:val="28"/>
                <w:szCs w:val="28"/>
              </w:rPr>
            </w:pPr>
            <w:r>
              <w:rPr>
                <w:rFonts w:hint="eastAsia"/>
                <w:b/>
                <w:sz w:val="28"/>
                <w:szCs w:val="28"/>
              </w:rPr>
              <w:t>王子玉</w:t>
            </w:r>
          </w:p>
        </w:tc>
      </w:tr>
      <w:tr w:rsidR="00AB1E0F" w14:paraId="5D6E22ED" w14:textId="77777777">
        <w:trPr>
          <w:trHeight w:val="624"/>
        </w:trPr>
        <w:tc>
          <w:tcPr>
            <w:tcW w:w="1717" w:type="dxa"/>
            <w:tcBorders>
              <w:top w:val="nil"/>
              <w:left w:val="nil"/>
              <w:bottom w:val="nil"/>
              <w:right w:val="nil"/>
            </w:tcBorders>
            <w:vAlign w:val="center"/>
          </w:tcPr>
          <w:p w14:paraId="7668E82C" w14:textId="77777777" w:rsidR="00AB1E0F" w:rsidRDefault="00AD6047">
            <w:pPr>
              <w:spacing w:line="240" w:lineRule="auto"/>
              <w:ind w:firstLineChars="0" w:firstLine="0"/>
              <w:jc w:val="right"/>
              <w:rPr>
                <w:b/>
                <w:sz w:val="36"/>
                <w:szCs w:val="32"/>
                <w:u w:val="single"/>
              </w:rPr>
            </w:pPr>
            <w:r>
              <w:rPr>
                <w:rFonts w:hint="eastAsia"/>
                <w:b/>
                <w:sz w:val="28"/>
                <w:szCs w:val="28"/>
              </w:rPr>
              <w:t>专</w:t>
            </w:r>
            <w:r>
              <w:rPr>
                <w:rFonts w:hint="eastAsia"/>
                <w:b/>
                <w:sz w:val="28"/>
                <w:szCs w:val="28"/>
              </w:rPr>
              <w:t xml:space="preserve">    </w:t>
            </w:r>
            <w:r>
              <w:rPr>
                <w:rFonts w:hint="eastAsia"/>
                <w:b/>
                <w:sz w:val="28"/>
                <w:szCs w:val="28"/>
              </w:rPr>
              <w:t>业：</w:t>
            </w:r>
          </w:p>
        </w:tc>
        <w:tc>
          <w:tcPr>
            <w:tcW w:w="3118" w:type="dxa"/>
            <w:tcBorders>
              <w:left w:val="nil"/>
              <w:right w:val="nil"/>
            </w:tcBorders>
            <w:vAlign w:val="center"/>
          </w:tcPr>
          <w:p w14:paraId="319FE056" w14:textId="77777777" w:rsidR="00AB1E0F" w:rsidRDefault="00AD6047">
            <w:pPr>
              <w:spacing w:line="240" w:lineRule="auto"/>
              <w:ind w:firstLineChars="0" w:firstLine="0"/>
              <w:jc w:val="center"/>
              <w:rPr>
                <w:b/>
                <w:sz w:val="36"/>
                <w:szCs w:val="32"/>
              </w:rPr>
            </w:pPr>
            <w:r>
              <w:rPr>
                <w:rFonts w:hint="eastAsia"/>
                <w:b/>
                <w:sz w:val="28"/>
                <w:szCs w:val="28"/>
              </w:rPr>
              <w:t>信息与通信工程</w:t>
            </w:r>
          </w:p>
        </w:tc>
      </w:tr>
      <w:tr w:rsidR="00AB1E0F" w14:paraId="259BA4D4" w14:textId="77777777">
        <w:trPr>
          <w:trHeight w:val="624"/>
        </w:trPr>
        <w:tc>
          <w:tcPr>
            <w:tcW w:w="1717" w:type="dxa"/>
            <w:tcBorders>
              <w:top w:val="nil"/>
              <w:left w:val="nil"/>
              <w:bottom w:val="nil"/>
              <w:right w:val="nil"/>
            </w:tcBorders>
            <w:vAlign w:val="center"/>
          </w:tcPr>
          <w:p w14:paraId="653EB636" w14:textId="77777777" w:rsidR="00AB1E0F" w:rsidRDefault="00AD6047">
            <w:pPr>
              <w:spacing w:line="240" w:lineRule="auto"/>
              <w:ind w:firstLineChars="0" w:firstLine="0"/>
              <w:jc w:val="right"/>
              <w:rPr>
                <w:b/>
                <w:sz w:val="36"/>
                <w:szCs w:val="32"/>
                <w:u w:val="single"/>
              </w:rPr>
            </w:pPr>
            <w:r>
              <w:rPr>
                <w:rFonts w:hint="eastAsia"/>
                <w:b/>
                <w:sz w:val="28"/>
                <w:szCs w:val="28"/>
              </w:rPr>
              <w:t>导</w:t>
            </w:r>
            <w:r>
              <w:rPr>
                <w:rFonts w:hint="eastAsia"/>
                <w:b/>
                <w:sz w:val="28"/>
                <w:szCs w:val="28"/>
              </w:rPr>
              <w:t xml:space="preserve">    </w:t>
            </w:r>
            <w:r>
              <w:rPr>
                <w:rFonts w:hint="eastAsia"/>
                <w:b/>
                <w:sz w:val="28"/>
                <w:szCs w:val="28"/>
              </w:rPr>
              <w:t>师：</w:t>
            </w:r>
          </w:p>
        </w:tc>
        <w:tc>
          <w:tcPr>
            <w:tcW w:w="3118" w:type="dxa"/>
            <w:tcBorders>
              <w:left w:val="nil"/>
              <w:right w:val="nil"/>
            </w:tcBorders>
            <w:vAlign w:val="center"/>
          </w:tcPr>
          <w:p w14:paraId="31E126D6" w14:textId="2E311789" w:rsidR="00AB1E0F" w:rsidRDefault="00CD12DF">
            <w:pPr>
              <w:spacing w:line="240" w:lineRule="auto"/>
              <w:ind w:firstLineChars="0" w:firstLine="0"/>
              <w:jc w:val="center"/>
              <w:rPr>
                <w:b/>
                <w:sz w:val="36"/>
                <w:szCs w:val="32"/>
              </w:rPr>
            </w:pPr>
            <w:r>
              <w:rPr>
                <w:rFonts w:hint="eastAsia"/>
                <w:b/>
                <w:sz w:val="28"/>
                <w:szCs w:val="28"/>
              </w:rPr>
              <w:t>冯志勇</w:t>
            </w:r>
            <w:r w:rsidR="00210049">
              <w:rPr>
                <w:rFonts w:hint="eastAsia"/>
                <w:b/>
                <w:sz w:val="28"/>
                <w:szCs w:val="28"/>
              </w:rPr>
              <w:t xml:space="preserve"> </w:t>
            </w:r>
          </w:p>
        </w:tc>
      </w:tr>
      <w:tr w:rsidR="00AB1E0F" w14:paraId="1B707B59" w14:textId="77777777">
        <w:trPr>
          <w:trHeight w:val="624"/>
        </w:trPr>
        <w:tc>
          <w:tcPr>
            <w:tcW w:w="1717" w:type="dxa"/>
            <w:tcBorders>
              <w:top w:val="nil"/>
              <w:left w:val="nil"/>
              <w:bottom w:val="nil"/>
              <w:right w:val="nil"/>
            </w:tcBorders>
            <w:vAlign w:val="center"/>
          </w:tcPr>
          <w:p w14:paraId="5F0F1E9F" w14:textId="77777777" w:rsidR="00AB1E0F" w:rsidRDefault="00AD6047">
            <w:pPr>
              <w:spacing w:line="240" w:lineRule="auto"/>
              <w:ind w:firstLineChars="0" w:firstLine="0"/>
              <w:jc w:val="right"/>
              <w:rPr>
                <w:b/>
                <w:sz w:val="36"/>
                <w:szCs w:val="32"/>
                <w:u w:val="single"/>
              </w:rPr>
            </w:pPr>
            <w:r>
              <w:rPr>
                <w:rFonts w:hint="eastAsia"/>
                <w:b/>
                <w:sz w:val="28"/>
                <w:szCs w:val="28"/>
              </w:rPr>
              <w:t>学</w:t>
            </w:r>
            <w:r>
              <w:rPr>
                <w:rFonts w:hint="eastAsia"/>
                <w:b/>
                <w:sz w:val="28"/>
                <w:szCs w:val="28"/>
              </w:rPr>
              <w:t xml:space="preserve">    </w:t>
            </w:r>
            <w:r>
              <w:rPr>
                <w:rFonts w:hint="eastAsia"/>
                <w:b/>
                <w:sz w:val="28"/>
                <w:szCs w:val="28"/>
              </w:rPr>
              <w:t>院：</w:t>
            </w:r>
          </w:p>
        </w:tc>
        <w:tc>
          <w:tcPr>
            <w:tcW w:w="3118" w:type="dxa"/>
            <w:tcBorders>
              <w:left w:val="nil"/>
              <w:right w:val="nil"/>
            </w:tcBorders>
            <w:vAlign w:val="center"/>
          </w:tcPr>
          <w:p w14:paraId="6216B026" w14:textId="77777777" w:rsidR="00AB1E0F" w:rsidRDefault="00AD6047">
            <w:pPr>
              <w:spacing w:line="240" w:lineRule="auto"/>
              <w:ind w:firstLineChars="0" w:firstLine="0"/>
              <w:jc w:val="center"/>
              <w:rPr>
                <w:b/>
                <w:sz w:val="36"/>
                <w:szCs w:val="32"/>
              </w:rPr>
            </w:pPr>
            <w:r>
              <w:rPr>
                <w:rFonts w:hint="eastAsia"/>
                <w:b/>
                <w:sz w:val="28"/>
                <w:szCs w:val="28"/>
              </w:rPr>
              <w:t>信息与通信工程学院</w:t>
            </w:r>
          </w:p>
        </w:tc>
      </w:tr>
    </w:tbl>
    <w:p w14:paraId="4538BB21" w14:textId="77777777" w:rsidR="00AB1E0F" w:rsidRDefault="00AB1E0F">
      <w:pPr>
        <w:spacing w:line="240" w:lineRule="auto"/>
        <w:ind w:firstLineChars="0" w:firstLine="0"/>
        <w:jc w:val="center"/>
        <w:rPr>
          <w:b/>
          <w:sz w:val="36"/>
          <w:szCs w:val="32"/>
          <w:u w:val="single"/>
        </w:rPr>
      </w:pPr>
    </w:p>
    <w:p w14:paraId="2C6FCADD" w14:textId="742E6C3B" w:rsidR="00FC537D" w:rsidRDefault="00AD6047">
      <w:pPr>
        <w:spacing w:line="240" w:lineRule="auto"/>
        <w:ind w:firstLineChars="0" w:firstLine="0"/>
        <w:jc w:val="center"/>
        <w:rPr>
          <w:b/>
          <w:sz w:val="28"/>
          <w:szCs w:val="28"/>
        </w:rPr>
      </w:pPr>
      <w:r>
        <w:rPr>
          <w:rFonts w:hint="eastAsia"/>
          <w:b/>
          <w:sz w:val="28"/>
          <w:szCs w:val="28"/>
        </w:rPr>
        <w:t>2</w:t>
      </w:r>
      <w:r>
        <w:rPr>
          <w:b/>
          <w:sz w:val="28"/>
          <w:szCs w:val="28"/>
        </w:rPr>
        <w:t>019</w:t>
      </w:r>
      <w:r>
        <w:rPr>
          <w:rFonts w:hint="eastAsia"/>
          <w:b/>
          <w:sz w:val="28"/>
          <w:szCs w:val="28"/>
        </w:rPr>
        <w:t>年</w:t>
      </w:r>
      <w:r w:rsidR="00B134B5">
        <w:rPr>
          <w:b/>
          <w:sz w:val="28"/>
          <w:szCs w:val="28"/>
        </w:rPr>
        <w:t>5</w:t>
      </w:r>
      <w:r>
        <w:rPr>
          <w:rFonts w:hint="eastAsia"/>
          <w:b/>
          <w:sz w:val="28"/>
          <w:szCs w:val="28"/>
        </w:rPr>
        <w:t>月</w:t>
      </w:r>
      <w:r w:rsidR="00B134B5">
        <w:rPr>
          <w:b/>
          <w:sz w:val="28"/>
          <w:szCs w:val="28"/>
        </w:rPr>
        <w:t>20</w:t>
      </w:r>
      <w:r>
        <w:rPr>
          <w:rFonts w:hint="eastAsia"/>
          <w:b/>
          <w:sz w:val="28"/>
          <w:szCs w:val="28"/>
        </w:rPr>
        <w:t>日</w:t>
      </w:r>
    </w:p>
    <w:p w14:paraId="57C64D03" w14:textId="77777777" w:rsidR="00F12E76" w:rsidRDefault="00F12E76" w:rsidP="00FC537D">
      <w:pPr>
        <w:wordWrap w:val="0"/>
        <w:spacing w:line="240" w:lineRule="auto"/>
        <w:ind w:firstLineChars="0" w:firstLine="0"/>
        <w:jc w:val="center"/>
        <w:rPr>
          <w:rFonts w:cs="Times New Roman"/>
          <w:szCs w:val="24"/>
        </w:rPr>
        <w:sectPr w:rsidR="00F12E76">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14:paraId="25A15261" w14:textId="742B9372" w:rsidR="00C77A10" w:rsidRDefault="00C77A10">
      <w:pPr>
        <w:widowControl/>
        <w:spacing w:line="240" w:lineRule="auto"/>
        <w:ind w:firstLineChars="0" w:firstLine="0"/>
        <w:jc w:val="left"/>
      </w:pPr>
    </w:p>
    <w:p w14:paraId="6BA3587E" w14:textId="77777777" w:rsidR="00C77A10" w:rsidRPr="00C1133B" w:rsidRDefault="00C77A10" w:rsidP="00C77A10">
      <w:pPr>
        <w:widowControl/>
        <w:ind w:firstLine="482"/>
        <w:jc w:val="left"/>
        <w:rPr>
          <w:rFonts w:cs="Times New Roman"/>
          <w:b/>
          <w:szCs w:val="28"/>
        </w:rPr>
      </w:pPr>
    </w:p>
    <w:p w14:paraId="7486B99B" w14:textId="77777777" w:rsidR="00C77A10" w:rsidRPr="00C1133B" w:rsidRDefault="00C77A10" w:rsidP="00C77A10">
      <w:pPr>
        <w:spacing w:line="240" w:lineRule="auto"/>
        <w:ind w:firstLine="480"/>
        <w:rPr>
          <w:rFonts w:cs="Times New Roman"/>
          <w:b/>
          <w:szCs w:val="28"/>
        </w:rPr>
      </w:pPr>
      <w:r w:rsidRPr="00C1133B">
        <w:rPr>
          <w:rFonts w:cs="Times New Roman"/>
          <w:noProof/>
        </w:rPr>
        <w:drawing>
          <wp:inline distT="0" distB="0" distL="0" distR="0" wp14:anchorId="06E14134" wp14:editId="0A8F238A">
            <wp:extent cx="5274310" cy="1495984"/>
            <wp:effectExtent l="0" t="0" r="2540" b="952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无标题"/>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95984"/>
                    </a:xfrm>
                    <a:prstGeom prst="rect">
                      <a:avLst/>
                    </a:prstGeom>
                    <a:noFill/>
                    <a:ln>
                      <a:noFill/>
                    </a:ln>
                  </pic:spPr>
                </pic:pic>
              </a:graphicData>
            </a:graphic>
          </wp:inline>
        </w:drawing>
      </w:r>
    </w:p>
    <w:p w14:paraId="6F8B556F" w14:textId="77777777" w:rsidR="00C77A10" w:rsidRPr="00C1133B" w:rsidRDefault="00C77A10" w:rsidP="00C77A10">
      <w:pPr>
        <w:spacing w:line="240" w:lineRule="auto"/>
        <w:ind w:firstLineChars="83" w:firstLine="199"/>
        <w:jc w:val="center"/>
        <w:rPr>
          <w:rFonts w:cs="Times New Roman"/>
        </w:rPr>
      </w:pPr>
    </w:p>
    <w:p w14:paraId="4F597357" w14:textId="77777777" w:rsidR="00C77A10" w:rsidRPr="00C1133B" w:rsidRDefault="00C77A10" w:rsidP="00C77A10">
      <w:pPr>
        <w:spacing w:line="240" w:lineRule="auto"/>
        <w:ind w:firstLine="480"/>
        <w:rPr>
          <w:rFonts w:cs="Times New Roman"/>
        </w:rPr>
      </w:pPr>
    </w:p>
    <w:p w14:paraId="35AABFBA" w14:textId="70DBCF49" w:rsidR="00C77A10" w:rsidRPr="00FC0907" w:rsidRDefault="00C77A10" w:rsidP="00FC0907">
      <w:pPr>
        <w:spacing w:line="240" w:lineRule="auto"/>
        <w:ind w:firstLineChars="31" w:firstLine="199"/>
        <w:jc w:val="center"/>
        <w:rPr>
          <w:rFonts w:eastAsia="黑体" w:cs="Times New Roman"/>
          <w:b/>
          <w:sz w:val="64"/>
          <w:szCs w:val="64"/>
        </w:rPr>
      </w:pPr>
      <w:r w:rsidRPr="00FC0907">
        <w:rPr>
          <w:rFonts w:eastAsia="黑体" w:cs="Times New Roman"/>
          <w:b/>
          <w:sz w:val="64"/>
          <w:szCs w:val="64"/>
        </w:rPr>
        <w:t>Thesis for Master Degree</w:t>
      </w:r>
    </w:p>
    <w:p w14:paraId="3BAC200D" w14:textId="77777777" w:rsidR="007E202F" w:rsidRPr="00C1133B" w:rsidRDefault="007E202F" w:rsidP="00C77A10">
      <w:pPr>
        <w:spacing w:line="240" w:lineRule="auto"/>
        <w:ind w:firstLine="1044"/>
        <w:jc w:val="center"/>
        <w:rPr>
          <w:rFonts w:eastAsia="黑体" w:cs="Times New Roman"/>
          <w:b/>
          <w:sz w:val="52"/>
          <w:szCs w:val="52"/>
        </w:rPr>
      </w:pPr>
    </w:p>
    <w:p w14:paraId="59FC927B" w14:textId="6BB01E50" w:rsidR="00FC0907" w:rsidRPr="00FC0907" w:rsidRDefault="00FC0907" w:rsidP="00FC0907">
      <w:pPr>
        <w:spacing w:line="240" w:lineRule="auto"/>
        <w:ind w:leftChars="-46" w:left="953" w:hangingChars="294" w:hanging="1063"/>
        <w:jc w:val="left"/>
        <w:rPr>
          <w:rFonts w:cs="Times New Roman"/>
          <w:b/>
          <w:sz w:val="36"/>
          <w:szCs w:val="32"/>
          <w:u w:val="single"/>
        </w:rPr>
      </w:pPr>
      <w:r w:rsidRPr="00FC0907">
        <w:rPr>
          <w:rFonts w:cs="Times New Roman"/>
          <w:b/>
          <w:sz w:val="36"/>
          <w:szCs w:val="32"/>
        </w:rPr>
        <w:t>Title</w:t>
      </w:r>
      <w:r w:rsidRPr="00FC0907">
        <w:rPr>
          <w:rFonts w:cs="Times New Roman" w:hint="eastAsia"/>
          <w:b/>
          <w:sz w:val="36"/>
          <w:szCs w:val="32"/>
        </w:rPr>
        <w:t>：</w:t>
      </w:r>
      <w:r w:rsidRPr="00FC0907">
        <w:rPr>
          <w:rFonts w:cs="Times New Roman"/>
          <w:b/>
          <w:sz w:val="36"/>
          <w:szCs w:val="32"/>
          <w:u w:val="single"/>
        </w:rPr>
        <w:t>SPECTRUM</w:t>
      </w:r>
      <w:r>
        <w:rPr>
          <w:rFonts w:cs="Times New Roman"/>
          <w:b/>
          <w:sz w:val="36"/>
          <w:szCs w:val="32"/>
          <w:u w:val="single"/>
        </w:rPr>
        <w:t xml:space="preserve">        </w:t>
      </w:r>
      <w:r w:rsidRPr="00FC0907">
        <w:rPr>
          <w:rFonts w:cs="Times New Roman"/>
          <w:b/>
          <w:sz w:val="36"/>
          <w:szCs w:val="32"/>
          <w:u w:val="single"/>
        </w:rPr>
        <w:t xml:space="preserve"> SHARING </w:t>
      </w:r>
      <w:r>
        <w:rPr>
          <w:rFonts w:cs="Times New Roman"/>
          <w:b/>
          <w:sz w:val="36"/>
          <w:szCs w:val="32"/>
          <w:u w:val="single"/>
        </w:rPr>
        <w:t xml:space="preserve">     </w:t>
      </w:r>
      <w:r w:rsidRPr="00FC0907">
        <w:rPr>
          <w:rFonts w:cs="Times New Roman"/>
          <w:b/>
          <w:sz w:val="36"/>
          <w:szCs w:val="32"/>
          <w:u w:val="single"/>
        </w:rPr>
        <w:t xml:space="preserve">AND            </w:t>
      </w:r>
      <w:r>
        <w:rPr>
          <w:rFonts w:cs="Times New Roman"/>
          <w:b/>
          <w:sz w:val="36"/>
          <w:szCs w:val="32"/>
          <w:u w:val="single"/>
        </w:rPr>
        <w:t xml:space="preserve">   </w:t>
      </w:r>
      <w:r w:rsidRPr="00FC0907">
        <w:rPr>
          <w:rFonts w:cs="Times New Roman"/>
          <w:b/>
          <w:sz w:val="36"/>
          <w:szCs w:val="32"/>
          <w:u w:val="single"/>
        </w:rPr>
        <w:t xml:space="preserve"> PERFORMANCE </w:t>
      </w:r>
      <w:r>
        <w:rPr>
          <w:rFonts w:cs="Times New Roman"/>
          <w:b/>
          <w:sz w:val="36"/>
          <w:szCs w:val="32"/>
          <w:u w:val="single"/>
        </w:rPr>
        <w:t xml:space="preserve">   </w:t>
      </w:r>
      <w:r w:rsidRPr="00FC0907">
        <w:rPr>
          <w:rFonts w:cs="Times New Roman"/>
          <w:b/>
          <w:sz w:val="36"/>
          <w:szCs w:val="32"/>
          <w:u w:val="single"/>
        </w:rPr>
        <w:t xml:space="preserve">ANALYSIS </w:t>
      </w:r>
      <w:r>
        <w:rPr>
          <w:rFonts w:cs="Times New Roman"/>
          <w:b/>
          <w:sz w:val="36"/>
          <w:szCs w:val="32"/>
          <w:u w:val="single"/>
        </w:rPr>
        <w:t xml:space="preserve">     </w:t>
      </w:r>
      <w:r w:rsidRPr="00FC0907">
        <w:rPr>
          <w:rFonts w:cs="Times New Roman"/>
          <w:b/>
          <w:sz w:val="36"/>
          <w:szCs w:val="32"/>
          <w:u w:val="single"/>
        </w:rPr>
        <w:t xml:space="preserve">OF       </w:t>
      </w:r>
      <w:r>
        <w:rPr>
          <w:rFonts w:cs="Times New Roman"/>
          <w:b/>
          <w:sz w:val="36"/>
          <w:szCs w:val="32"/>
          <w:u w:val="single"/>
        </w:rPr>
        <w:t xml:space="preserve">   </w:t>
      </w:r>
      <w:r w:rsidRPr="00FC0907">
        <w:rPr>
          <w:rFonts w:cs="Times New Roman"/>
          <w:b/>
          <w:sz w:val="36"/>
          <w:szCs w:val="32"/>
          <w:u w:val="single"/>
        </w:rPr>
        <w:t xml:space="preserve">  UNMANDED</w:t>
      </w:r>
      <w:r>
        <w:rPr>
          <w:rFonts w:cs="Times New Roman"/>
          <w:b/>
          <w:sz w:val="36"/>
          <w:szCs w:val="32"/>
          <w:u w:val="single"/>
        </w:rPr>
        <w:t xml:space="preserve">  </w:t>
      </w:r>
      <w:r w:rsidRPr="00FC0907">
        <w:rPr>
          <w:rFonts w:cs="Times New Roman"/>
          <w:b/>
          <w:sz w:val="36"/>
          <w:szCs w:val="32"/>
          <w:u w:val="single"/>
        </w:rPr>
        <w:t xml:space="preserve"> AERIAL </w:t>
      </w:r>
      <w:r>
        <w:rPr>
          <w:rFonts w:cs="Times New Roman"/>
          <w:b/>
          <w:sz w:val="36"/>
          <w:szCs w:val="32"/>
          <w:u w:val="single"/>
        </w:rPr>
        <w:t xml:space="preserve">  </w:t>
      </w:r>
      <w:r w:rsidRPr="00FC0907">
        <w:rPr>
          <w:rFonts w:cs="Times New Roman"/>
          <w:b/>
          <w:sz w:val="36"/>
          <w:szCs w:val="32"/>
          <w:u w:val="single"/>
        </w:rPr>
        <w:t xml:space="preserve">VEHICLE (UAV)     </w:t>
      </w:r>
    </w:p>
    <w:p w14:paraId="3C8E648C" w14:textId="342E34E6" w:rsidR="00FC0907" w:rsidRPr="00FC0907" w:rsidRDefault="00FC0907" w:rsidP="00FC0907">
      <w:pPr>
        <w:spacing w:line="240" w:lineRule="auto"/>
        <w:ind w:leftChars="35" w:left="84" w:firstLineChars="232" w:firstLine="838"/>
        <w:rPr>
          <w:rFonts w:cs="Times New Roman"/>
          <w:b/>
          <w:sz w:val="36"/>
          <w:szCs w:val="32"/>
          <w:u w:val="single"/>
        </w:rPr>
      </w:pPr>
      <w:proofErr w:type="gramStart"/>
      <w:r w:rsidRPr="00FC0907">
        <w:rPr>
          <w:rFonts w:cs="Times New Roman"/>
          <w:b/>
          <w:sz w:val="36"/>
          <w:szCs w:val="32"/>
          <w:u w:val="single"/>
        </w:rPr>
        <w:t>NETWORK</w:t>
      </w:r>
      <w:r w:rsidRPr="00FC0907">
        <w:rPr>
          <w:rFonts w:cs="Times New Roman" w:hint="eastAsia"/>
          <w:b/>
          <w:sz w:val="36"/>
          <w:szCs w:val="32"/>
          <w:u w:val="single"/>
        </w:rPr>
        <w:t xml:space="preserve"> </w:t>
      </w:r>
      <w:r>
        <w:rPr>
          <w:rFonts w:cs="Times New Roman"/>
          <w:b/>
          <w:sz w:val="36"/>
          <w:szCs w:val="32"/>
          <w:u w:val="single"/>
        </w:rPr>
        <w:t xml:space="preserve"> </w:t>
      </w:r>
      <w:r w:rsidRPr="00FC0907">
        <w:rPr>
          <w:rFonts w:cs="Times New Roman" w:hint="eastAsia"/>
          <w:b/>
          <w:sz w:val="36"/>
          <w:szCs w:val="32"/>
          <w:u w:val="single"/>
        </w:rPr>
        <w:t>AND</w:t>
      </w:r>
      <w:proofErr w:type="gramEnd"/>
      <w:r>
        <w:rPr>
          <w:rFonts w:cs="Times New Roman"/>
          <w:b/>
          <w:sz w:val="36"/>
          <w:szCs w:val="32"/>
          <w:u w:val="single"/>
        </w:rPr>
        <w:t xml:space="preserve">  </w:t>
      </w:r>
      <w:r w:rsidRPr="00FC0907">
        <w:rPr>
          <w:rFonts w:cs="Times New Roman" w:hint="eastAsia"/>
          <w:b/>
          <w:sz w:val="36"/>
          <w:szCs w:val="32"/>
          <w:u w:val="single"/>
        </w:rPr>
        <w:t>GROUND</w:t>
      </w:r>
      <w:r>
        <w:rPr>
          <w:rFonts w:cs="Times New Roman"/>
          <w:b/>
          <w:sz w:val="36"/>
          <w:szCs w:val="32"/>
          <w:u w:val="single"/>
        </w:rPr>
        <w:t xml:space="preserve"> </w:t>
      </w:r>
      <w:r w:rsidRPr="00FC0907">
        <w:rPr>
          <w:rFonts w:cs="Times New Roman"/>
          <w:b/>
          <w:sz w:val="36"/>
          <w:szCs w:val="32"/>
          <w:u w:val="single"/>
        </w:rPr>
        <w:t xml:space="preserve"> </w:t>
      </w:r>
      <w:r w:rsidRPr="00FC0907">
        <w:rPr>
          <w:rFonts w:cs="Times New Roman" w:hint="eastAsia"/>
          <w:b/>
          <w:sz w:val="36"/>
          <w:szCs w:val="32"/>
          <w:u w:val="single"/>
        </w:rPr>
        <w:t>NETWORK</w:t>
      </w:r>
      <w:r w:rsidRPr="00FC0907">
        <w:rPr>
          <w:rFonts w:cs="Times New Roman"/>
          <w:b/>
          <w:sz w:val="36"/>
          <w:szCs w:val="32"/>
          <w:u w:val="single"/>
        </w:rPr>
        <w:t xml:space="preserve"> </w:t>
      </w:r>
      <w:r w:rsidRPr="00FC0907">
        <w:rPr>
          <w:rFonts w:cs="Times New Roman" w:hint="eastAsia"/>
          <w:b/>
          <w:sz w:val="36"/>
          <w:szCs w:val="32"/>
          <w:u w:val="single"/>
        </w:rPr>
        <w:t xml:space="preserve"> </w:t>
      </w:r>
      <w:r>
        <w:rPr>
          <w:rFonts w:cs="Times New Roman"/>
          <w:b/>
          <w:sz w:val="36"/>
          <w:szCs w:val="32"/>
          <w:u w:val="single"/>
        </w:rPr>
        <w:t xml:space="preserve">   </w:t>
      </w:r>
    </w:p>
    <w:p w14:paraId="33D60355" w14:textId="77777777" w:rsidR="00C77A10" w:rsidRPr="00FC0907" w:rsidRDefault="00C77A10" w:rsidP="00C77A10">
      <w:pPr>
        <w:spacing w:line="240" w:lineRule="auto"/>
        <w:ind w:firstLineChars="0" w:firstLine="0"/>
        <w:rPr>
          <w:rFonts w:cs="Times New Roman"/>
          <w:szCs w:val="24"/>
        </w:rPr>
      </w:pPr>
    </w:p>
    <w:p w14:paraId="17C23EFE" w14:textId="77777777" w:rsidR="009142C9" w:rsidRPr="00C77A10" w:rsidRDefault="009142C9" w:rsidP="00C77A10">
      <w:pPr>
        <w:spacing w:line="240" w:lineRule="auto"/>
        <w:ind w:firstLineChars="250" w:firstLine="904"/>
        <w:jc w:val="left"/>
        <w:rPr>
          <w:rFonts w:cs="Times New Roman"/>
          <w:b/>
          <w:sz w:val="36"/>
          <w:szCs w:val="32"/>
          <w:u w:val="single"/>
        </w:rPr>
      </w:pPr>
    </w:p>
    <w:p w14:paraId="04883D6A" w14:textId="6BC7B728" w:rsidR="009142C9" w:rsidRPr="009142C9" w:rsidRDefault="009142C9" w:rsidP="009142C9">
      <w:pPr>
        <w:spacing w:line="240" w:lineRule="auto"/>
        <w:ind w:firstLineChars="250" w:firstLine="703"/>
        <w:rPr>
          <w:rFonts w:cs="Times New Roman"/>
          <w:b/>
          <w:sz w:val="28"/>
          <w:szCs w:val="28"/>
          <w:u w:val="single"/>
        </w:rPr>
      </w:pPr>
      <w:r w:rsidRPr="009142C9">
        <w:rPr>
          <w:rFonts w:cs="Times New Roman"/>
          <w:b/>
          <w:sz w:val="28"/>
          <w:szCs w:val="28"/>
        </w:rPr>
        <w:t>Student No.</w:t>
      </w:r>
      <w:r w:rsidRPr="009142C9">
        <w:rPr>
          <w:rFonts w:cs="Times New Roman" w:hint="eastAsia"/>
          <w:b/>
          <w:sz w:val="28"/>
          <w:szCs w:val="28"/>
        </w:rPr>
        <w:t>：</w:t>
      </w:r>
      <w:r w:rsidRPr="009142C9">
        <w:rPr>
          <w:rFonts w:cs="Times New Roman"/>
          <w:b/>
          <w:sz w:val="28"/>
          <w:szCs w:val="28"/>
          <w:u w:val="single"/>
        </w:rPr>
        <w:t xml:space="preserve">             </w:t>
      </w:r>
      <w:r w:rsidRPr="009142C9">
        <w:rPr>
          <w:rFonts w:cs="Times New Roman" w:hint="eastAsia"/>
          <w:b/>
          <w:sz w:val="28"/>
          <w:szCs w:val="28"/>
          <w:u w:val="single"/>
        </w:rPr>
        <w:t>201611045</w:t>
      </w:r>
      <w:r w:rsidR="007E202F">
        <w:rPr>
          <w:rFonts w:cs="Times New Roman"/>
          <w:b/>
          <w:sz w:val="28"/>
          <w:szCs w:val="28"/>
          <w:u w:val="single"/>
        </w:rPr>
        <w:t>4</w:t>
      </w:r>
      <w:r w:rsidRPr="009142C9">
        <w:rPr>
          <w:rFonts w:cs="Times New Roman"/>
          <w:b/>
          <w:sz w:val="28"/>
          <w:szCs w:val="28"/>
          <w:u w:val="single"/>
        </w:rPr>
        <w:t xml:space="preserve">                            </w:t>
      </w:r>
    </w:p>
    <w:p w14:paraId="79A8B8E9" w14:textId="46C07F02" w:rsidR="009142C9" w:rsidRPr="009142C9" w:rsidRDefault="009142C9" w:rsidP="009142C9">
      <w:pPr>
        <w:spacing w:line="240" w:lineRule="auto"/>
        <w:ind w:leftChars="10" w:left="24" w:firstLineChars="300" w:firstLine="843"/>
        <w:rPr>
          <w:rFonts w:cs="Times New Roman"/>
          <w:b/>
          <w:sz w:val="28"/>
          <w:szCs w:val="28"/>
          <w:u w:val="single"/>
        </w:rPr>
      </w:pPr>
      <w:r w:rsidRPr="009142C9">
        <w:rPr>
          <w:rFonts w:cs="Times New Roman"/>
          <w:b/>
          <w:sz w:val="28"/>
          <w:szCs w:val="28"/>
        </w:rPr>
        <w:t>Candidate</w:t>
      </w:r>
      <w:r w:rsidRPr="009142C9">
        <w:rPr>
          <w:rFonts w:cs="Times New Roman" w:hint="eastAsia"/>
          <w:b/>
          <w:sz w:val="28"/>
          <w:szCs w:val="28"/>
        </w:rPr>
        <w:t>：</w:t>
      </w:r>
      <w:r w:rsidRPr="009142C9">
        <w:rPr>
          <w:rFonts w:cs="Times New Roman"/>
          <w:b/>
          <w:sz w:val="28"/>
          <w:szCs w:val="28"/>
          <w:u w:val="single"/>
        </w:rPr>
        <w:t xml:space="preserve">              </w:t>
      </w:r>
      <w:proofErr w:type="spellStart"/>
      <w:r w:rsidR="007E202F">
        <w:rPr>
          <w:rFonts w:cs="Times New Roman"/>
          <w:b/>
          <w:sz w:val="28"/>
          <w:szCs w:val="28"/>
          <w:u w:val="single"/>
        </w:rPr>
        <w:t>Zijun</w:t>
      </w:r>
      <w:proofErr w:type="spellEnd"/>
      <w:r w:rsidR="007E202F">
        <w:rPr>
          <w:rFonts w:cs="Times New Roman"/>
          <w:b/>
          <w:sz w:val="28"/>
          <w:szCs w:val="28"/>
          <w:u w:val="single"/>
        </w:rPr>
        <w:t xml:space="preserve"> </w:t>
      </w:r>
      <w:proofErr w:type="spellStart"/>
      <w:r w:rsidR="007E202F">
        <w:rPr>
          <w:rFonts w:cs="Times New Roman"/>
          <w:b/>
          <w:sz w:val="28"/>
          <w:szCs w:val="28"/>
          <w:u w:val="single"/>
        </w:rPr>
        <w:t>Guo</w:t>
      </w:r>
      <w:proofErr w:type="spellEnd"/>
      <w:r w:rsidRPr="009142C9">
        <w:rPr>
          <w:rFonts w:cs="Times New Roman"/>
          <w:b/>
          <w:sz w:val="28"/>
          <w:szCs w:val="28"/>
          <w:u w:val="single"/>
        </w:rPr>
        <w:t xml:space="preserve">                           </w:t>
      </w:r>
    </w:p>
    <w:p w14:paraId="58CAC5B1" w14:textId="77777777" w:rsidR="009142C9" w:rsidRPr="009142C9" w:rsidRDefault="009142C9" w:rsidP="009142C9">
      <w:pPr>
        <w:adjustRightInd w:val="0"/>
        <w:spacing w:line="240" w:lineRule="auto"/>
        <w:ind w:leftChars="90" w:left="216" w:firstLineChars="400" w:firstLine="1124"/>
        <w:rPr>
          <w:rFonts w:cs="Times New Roman"/>
          <w:b/>
          <w:sz w:val="28"/>
          <w:szCs w:val="28"/>
          <w:u w:val="single"/>
        </w:rPr>
      </w:pPr>
      <w:r w:rsidRPr="009142C9">
        <w:rPr>
          <w:rFonts w:cs="Times New Roman"/>
          <w:b/>
          <w:sz w:val="28"/>
          <w:szCs w:val="28"/>
        </w:rPr>
        <w:t>Major</w:t>
      </w:r>
      <w:r w:rsidRPr="009142C9">
        <w:rPr>
          <w:rFonts w:cs="Times New Roman" w:hint="eastAsia"/>
          <w:b/>
          <w:sz w:val="28"/>
          <w:szCs w:val="28"/>
        </w:rPr>
        <w:t>：</w:t>
      </w:r>
      <w:r w:rsidRPr="009142C9">
        <w:rPr>
          <w:rFonts w:cs="Times New Roman"/>
          <w:b/>
          <w:sz w:val="28"/>
          <w:szCs w:val="28"/>
          <w:u w:val="single"/>
        </w:rPr>
        <w:t xml:space="preserve"> Information and Communication Engineering</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760F0BA9" w14:textId="77777777" w:rsidR="009142C9" w:rsidRPr="009142C9" w:rsidRDefault="009142C9" w:rsidP="009142C9">
      <w:pPr>
        <w:spacing w:line="240" w:lineRule="auto"/>
        <w:ind w:leftChars="30" w:left="72" w:firstLineChars="250" w:firstLine="703"/>
        <w:rPr>
          <w:rFonts w:cs="Times New Roman"/>
          <w:b/>
          <w:sz w:val="28"/>
          <w:szCs w:val="28"/>
          <w:u w:val="single"/>
        </w:rPr>
      </w:pPr>
      <w:r w:rsidRPr="009142C9">
        <w:rPr>
          <w:rFonts w:cs="Times New Roman"/>
          <w:b/>
          <w:sz w:val="28"/>
          <w:szCs w:val="28"/>
        </w:rPr>
        <w:t>Supervisor</w:t>
      </w:r>
      <w:r w:rsidRPr="009142C9">
        <w:rPr>
          <w:rFonts w:cs="Times New Roman" w:hint="eastAsia"/>
          <w:b/>
          <w:sz w:val="28"/>
          <w:szCs w:val="28"/>
        </w:rPr>
        <w:t>：</w:t>
      </w:r>
      <w:r w:rsidRPr="009142C9">
        <w:rPr>
          <w:rFonts w:cs="Times New Roman"/>
          <w:b/>
          <w:sz w:val="28"/>
          <w:szCs w:val="28"/>
          <w:u w:val="single"/>
        </w:rPr>
        <w:t xml:space="preserve">              </w:t>
      </w:r>
      <w:r w:rsidRPr="009142C9">
        <w:rPr>
          <w:rFonts w:cs="Times New Roman" w:hint="eastAsia"/>
          <w:b/>
          <w:sz w:val="28"/>
          <w:szCs w:val="28"/>
          <w:u w:val="single"/>
        </w:rPr>
        <w:t>Fan Ning</w:t>
      </w:r>
      <w:r w:rsidRPr="009142C9">
        <w:rPr>
          <w:rFonts w:cs="Times New Roman"/>
          <w:b/>
          <w:sz w:val="28"/>
          <w:szCs w:val="28"/>
          <w:u w:val="single"/>
        </w:rPr>
        <w:t xml:space="preserve">                   </w:t>
      </w:r>
      <w:r w:rsidRPr="009142C9">
        <w:rPr>
          <w:rFonts w:cs="Times New Roman" w:hint="eastAsia"/>
          <w:b/>
          <w:sz w:val="28"/>
          <w:szCs w:val="28"/>
          <w:u w:val="single"/>
        </w:rPr>
        <w:t xml:space="preserve"> </w:t>
      </w:r>
      <w:r w:rsidRPr="009142C9">
        <w:rPr>
          <w:rFonts w:cs="Times New Roman"/>
          <w:b/>
          <w:sz w:val="28"/>
          <w:szCs w:val="28"/>
          <w:u w:val="single"/>
        </w:rPr>
        <w:t xml:space="preserve"> </w:t>
      </w:r>
      <w:r w:rsidRPr="009142C9">
        <w:rPr>
          <w:rFonts w:cs="Times New Roman"/>
          <w:b/>
          <w:sz w:val="28"/>
          <w:szCs w:val="28"/>
        </w:rPr>
        <w:t xml:space="preserve"> </w:t>
      </w:r>
      <w:r w:rsidRPr="009142C9">
        <w:rPr>
          <w:rFonts w:cs="Times New Roman"/>
          <w:b/>
          <w:sz w:val="28"/>
          <w:szCs w:val="28"/>
          <w:u w:val="single"/>
        </w:rPr>
        <w:t xml:space="preserve">    </w:t>
      </w:r>
    </w:p>
    <w:p w14:paraId="3A3F55F8" w14:textId="77777777" w:rsidR="009142C9" w:rsidRPr="009142C9" w:rsidRDefault="009142C9" w:rsidP="009142C9">
      <w:pPr>
        <w:spacing w:line="240" w:lineRule="auto"/>
        <w:ind w:leftChars="40" w:left="96" w:firstLineChars="350" w:firstLine="984"/>
        <w:rPr>
          <w:rFonts w:cs="Times New Roman"/>
          <w:b/>
          <w:sz w:val="28"/>
          <w:szCs w:val="28"/>
          <w:u w:val="single"/>
        </w:rPr>
      </w:pPr>
      <w:r w:rsidRPr="009142C9">
        <w:rPr>
          <w:rFonts w:cs="Times New Roman"/>
          <w:b/>
          <w:sz w:val="28"/>
          <w:szCs w:val="28"/>
        </w:rPr>
        <w:t>Institute</w:t>
      </w:r>
      <w:r w:rsidRPr="009142C9">
        <w:rPr>
          <w:rFonts w:cs="Times New Roman" w:hint="eastAsia"/>
          <w:b/>
          <w:sz w:val="28"/>
          <w:szCs w:val="28"/>
        </w:rPr>
        <w:t>：</w:t>
      </w:r>
      <w:r w:rsidRPr="009142C9">
        <w:rPr>
          <w:rFonts w:cs="Times New Roman"/>
          <w:b/>
          <w:sz w:val="28"/>
          <w:szCs w:val="28"/>
          <w:u w:val="single"/>
        </w:rPr>
        <w:t xml:space="preserve">        School of Information and         </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2AD1E370" w14:textId="77777777" w:rsidR="009142C9" w:rsidRPr="009142C9" w:rsidRDefault="009142C9" w:rsidP="009142C9">
      <w:pPr>
        <w:spacing w:line="240" w:lineRule="auto"/>
        <w:ind w:firstLineChars="850" w:firstLine="2389"/>
        <w:rPr>
          <w:rFonts w:cs="Times New Roman"/>
          <w:b/>
          <w:sz w:val="28"/>
          <w:szCs w:val="28"/>
          <w:u w:val="single"/>
        </w:rPr>
      </w:pPr>
      <w:r w:rsidRPr="009142C9">
        <w:rPr>
          <w:rFonts w:cs="Times New Roman"/>
          <w:b/>
          <w:sz w:val="28"/>
          <w:szCs w:val="28"/>
          <w:u w:val="single"/>
        </w:rPr>
        <w:t xml:space="preserve">       Communication Engineering        </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510EF915" w14:textId="77777777" w:rsidR="009142C9" w:rsidRPr="009142C9" w:rsidRDefault="009142C9" w:rsidP="009142C9">
      <w:pPr>
        <w:spacing w:line="240" w:lineRule="auto"/>
        <w:ind w:firstLineChars="890" w:firstLine="2502"/>
        <w:rPr>
          <w:rFonts w:cs="Times New Roman"/>
          <w:b/>
          <w:sz w:val="28"/>
          <w:szCs w:val="28"/>
          <w:u w:val="single"/>
        </w:rPr>
      </w:pPr>
    </w:p>
    <w:p w14:paraId="467679B6" w14:textId="72063CDA" w:rsidR="009142C9" w:rsidRPr="009142C9" w:rsidRDefault="009142C9" w:rsidP="009142C9">
      <w:pPr>
        <w:spacing w:line="240" w:lineRule="auto"/>
        <w:ind w:firstLineChars="0" w:firstLine="0"/>
        <w:jc w:val="center"/>
        <w:rPr>
          <w:rFonts w:cs="Times New Roman"/>
          <w:b/>
          <w:sz w:val="28"/>
          <w:szCs w:val="28"/>
        </w:rPr>
      </w:pPr>
      <w:r w:rsidRPr="009142C9">
        <w:rPr>
          <w:rFonts w:cs="Times New Roman"/>
          <w:b/>
          <w:sz w:val="28"/>
          <w:szCs w:val="28"/>
        </w:rPr>
        <w:t xml:space="preserve">   </w:t>
      </w:r>
      <w:r w:rsidR="007E202F">
        <w:rPr>
          <w:rFonts w:cs="Times New Roman"/>
          <w:b/>
          <w:sz w:val="28"/>
          <w:szCs w:val="28"/>
        </w:rPr>
        <w:t>May 20</w:t>
      </w:r>
      <w:r w:rsidR="007E202F" w:rsidRPr="007E202F">
        <w:rPr>
          <w:rFonts w:cs="Times New Roman"/>
          <w:b/>
          <w:sz w:val="28"/>
          <w:szCs w:val="28"/>
          <w:vertAlign w:val="superscript"/>
        </w:rPr>
        <w:t>th</w:t>
      </w:r>
      <w:r w:rsidRPr="009142C9">
        <w:rPr>
          <w:rFonts w:cs="Times New Roman"/>
          <w:b/>
          <w:sz w:val="28"/>
          <w:szCs w:val="28"/>
        </w:rPr>
        <w:t xml:space="preserve"> 201</w:t>
      </w:r>
      <w:r w:rsidRPr="009142C9">
        <w:rPr>
          <w:rFonts w:cs="Times New Roman" w:hint="eastAsia"/>
          <w:b/>
          <w:sz w:val="28"/>
          <w:szCs w:val="28"/>
        </w:rPr>
        <w:t>9</w:t>
      </w:r>
    </w:p>
    <w:p w14:paraId="41765A80" w14:textId="77777777" w:rsidR="00C77A10" w:rsidRPr="00C77A10" w:rsidRDefault="00C77A10">
      <w:pPr>
        <w:widowControl/>
        <w:ind w:firstLine="480"/>
        <w:jc w:val="left"/>
        <w:sectPr w:rsidR="00C77A10" w:rsidRPr="00C77A10">
          <w:footerReference w:type="default" r:id="rId18"/>
          <w:pgSz w:w="11906" w:h="16838"/>
          <w:pgMar w:top="1440" w:right="1800" w:bottom="1440" w:left="1800" w:header="851" w:footer="992" w:gutter="0"/>
          <w:pgNumType w:fmt="upperRoman" w:start="1"/>
          <w:cols w:space="425"/>
          <w:docGrid w:type="lines" w:linePitch="312"/>
        </w:sectPr>
      </w:pPr>
    </w:p>
    <w:p w14:paraId="403A28D6" w14:textId="77777777" w:rsidR="007E202F" w:rsidRDefault="007E202F" w:rsidP="007E202F">
      <w:pPr>
        <w:ind w:firstLine="480"/>
        <w:jc w:val="center"/>
      </w:pPr>
      <w:bookmarkStart w:id="0" w:name="_Toc535513815"/>
      <w:bookmarkStart w:id="1" w:name="_Toc9463841"/>
      <w:bookmarkStart w:id="2" w:name="_Toc9464204"/>
      <w:bookmarkStart w:id="3" w:name="_Toc9464476"/>
      <w:bookmarkStart w:id="4" w:name="_Toc9700574"/>
    </w:p>
    <w:p w14:paraId="7BD11C30" w14:textId="77777777" w:rsidR="007E202F" w:rsidRDefault="007E202F" w:rsidP="007E202F">
      <w:pPr>
        <w:ind w:firstLine="480"/>
        <w:jc w:val="center"/>
      </w:pPr>
    </w:p>
    <w:p w14:paraId="7864A377" w14:textId="540C6D7C" w:rsidR="007E202F" w:rsidRDefault="007E202F" w:rsidP="007E202F">
      <w:pPr>
        <w:ind w:firstLine="480"/>
        <w:jc w:val="center"/>
      </w:pPr>
      <w:r>
        <w:rPr>
          <w:rFonts w:hint="eastAsia"/>
        </w:rPr>
        <w:t>独创性（或创新性）声明</w:t>
      </w:r>
    </w:p>
    <w:p w14:paraId="47DFFD72" w14:textId="77777777" w:rsidR="007E202F" w:rsidRDefault="007E202F" w:rsidP="007E202F">
      <w:pPr>
        <w:pStyle w:val="a7"/>
        <w:spacing w:line="400" w:lineRule="exact"/>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70AE9EF" w14:textId="77777777" w:rsidR="007E202F" w:rsidRDefault="007E202F" w:rsidP="007E202F">
      <w:pPr>
        <w:ind w:firstLine="480"/>
      </w:pPr>
      <w:r>
        <w:rPr>
          <w:rFonts w:hint="eastAsia"/>
        </w:rPr>
        <w:t>申请学位论文与资料若有不实之处，本人承担一切相关责任。</w:t>
      </w:r>
    </w:p>
    <w:p w14:paraId="78BD68C3" w14:textId="77777777" w:rsidR="007E202F" w:rsidRDefault="007E202F" w:rsidP="007E202F">
      <w:pPr>
        <w:ind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1568F342" w14:textId="77777777" w:rsidR="007E202F" w:rsidRDefault="007E202F" w:rsidP="007E202F">
      <w:pPr>
        <w:pStyle w:val="a7"/>
        <w:spacing w:line="400" w:lineRule="exact"/>
        <w:ind w:firstLineChars="200" w:firstLine="480"/>
      </w:pPr>
    </w:p>
    <w:p w14:paraId="5A42EFE7" w14:textId="77777777" w:rsidR="007E202F" w:rsidRDefault="007E202F" w:rsidP="007E202F">
      <w:pPr>
        <w:pStyle w:val="a7"/>
        <w:spacing w:line="400" w:lineRule="exact"/>
        <w:ind w:firstLineChars="200" w:firstLine="480"/>
        <w:jc w:val="center"/>
      </w:pPr>
    </w:p>
    <w:p w14:paraId="245460A5" w14:textId="77777777" w:rsidR="007E202F" w:rsidRDefault="007E202F" w:rsidP="007E202F">
      <w:pPr>
        <w:pStyle w:val="a7"/>
        <w:spacing w:line="400" w:lineRule="exact"/>
        <w:ind w:firstLineChars="200" w:firstLine="480"/>
        <w:jc w:val="center"/>
      </w:pPr>
    </w:p>
    <w:p w14:paraId="7648EC89" w14:textId="54FA607C" w:rsidR="007E202F" w:rsidRDefault="007E202F" w:rsidP="007E202F">
      <w:pPr>
        <w:pStyle w:val="a7"/>
        <w:spacing w:line="400" w:lineRule="exact"/>
        <w:ind w:firstLineChars="200" w:firstLine="480"/>
        <w:jc w:val="center"/>
      </w:pPr>
      <w:r>
        <w:rPr>
          <w:rFonts w:hint="eastAsia"/>
        </w:rPr>
        <w:t>关于论文使用授权的说明</w:t>
      </w:r>
    </w:p>
    <w:p w14:paraId="66A7417F" w14:textId="77777777" w:rsidR="007E202F" w:rsidRDefault="007E202F" w:rsidP="007E202F">
      <w:pPr>
        <w:pStyle w:val="a7"/>
        <w:spacing w:line="400" w:lineRule="exact"/>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14:paraId="39889D8C" w14:textId="77777777" w:rsidR="007E202F" w:rsidRDefault="007E202F" w:rsidP="007E202F">
      <w:pPr>
        <w:pStyle w:val="a7"/>
        <w:spacing w:line="400" w:lineRule="exact"/>
        <w:ind w:firstLineChars="200" w:firstLine="480"/>
      </w:pPr>
    </w:p>
    <w:p w14:paraId="4910D9BA" w14:textId="77777777" w:rsidR="007E202F" w:rsidRDefault="007E202F" w:rsidP="007E202F">
      <w:pPr>
        <w:ind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267D948E" w14:textId="77777777" w:rsidR="007E202F" w:rsidRDefault="007E202F" w:rsidP="007E202F">
      <w:pPr>
        <w:ind w:firstLine="480"/>
        <w:rPr>
          <w:rFonts w:ascii="黑体" w:hAnsi="黑体" w:cs="黑体"/>
          <w:sz w:val="32"/>
          <w:szCs w:val="32"/>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3AB8D936" w14:textId="77777777" w:rsidR="007E202F" w:rsidRDefault="007E202F" w:rsidP="007E202F">
      <w:pPr>
        <w:ind w:firstLine="640"/>
        <w:rPr>
          <w:rFonts w:ascii="黑体" w:hAnsi="黑体" w:cs="黑体"/>
          <w:sz w:val="32"/>
          <w:szCs w:val="32"/>
        </w:rPr>
      </w:pPr>
    </w:p>
    <w:p w14:paraId="6071CD59" w14:textId="77777777" w:rsidR="007E202F" w:rsidRDefault="007E202F" w:rsidP="007E202F">
      <w:pPr>
        <w:tabs>
          <w:tab w:val="left" w:pos="3595"/>
        </w:tabs>
        <w:ind w:firstLine="640"/>
        <w:rPr>
          <w:rFonts w:ascii="黑体" w:hAnsi="黑体" w:cs="黑体"/>
          <w:sz w:val="32"/>
          <w:szCs w:val="32"/>
        </w:rPr>
      </w:pPr>
      <w:r>
        <w:rPr>
          <w:rFonts w:ascii="黑体" w:hAnsi="黑体" w:cs="黑体"/>
          <w:sz w:val="32"/>
          <w:szCs w:val="32"/>
        </w:rPr>
        <w:tab/>
      </w:r>
    </w:p>
    <w:p w14:paraId="08DFBC48" w14:textId="6DAD6D8C" w:rsidR="007E202F" w:rsidRDefault="007E202F" w:rsidP="007E202F">
      <w:pPr>
        <w:tabs>
          <w:tab w:val="left" w:pos="3595"/>
        </w:tabs>
        <w:ind w:firstLine="640"/>
        <w:rPr>
          <w:rFonts w:ascii="黑体" w:hAnsi="黑体" w:cs="黑体"/>
          <w:sz w:val="32"/>
          <w:szCs w:val="32"/>
        </w:rPr>
        <w:sectPr w:rsidR="007E202F">
          <w:headerReference w:type="even" r:id="rId19"/>
          <w:headerReference w:type="default" r:id="rId20"/>
          <w:pgSz w:w="11906" w:h="16838"/>
          <w:pgMar w:top="1440" w:right="1800" w:bottom="1440" w:left="1800" w:header="851" w:footer="992" w:gutter="0"/>
          <w:cols w:space="425"/>
          <w:docGrid w:type="lines" w:linePitch="312"/>
        </w:sectPr>
      </w:pPr>
    </w:p>
    <w:p w14:paraId="219ABA0A" w14:textId="217D18D2" w:rsidR="00AB1E0F" w:rsidRDefault="003D3573" w:rsidP="001E615A">
      <w:pPr>
        <w:pStyle w:val="af9"/>
        <w:tabs>
          <w:tab w:val="left" w:pos="1578"/>
          <w:tab w:val="center" w:pos="4153"/>
        </w:tabs>
      </w:pPr>
      <w:bookmarkStart w:id="5" w:name="_Toc12468627"/>
      <w:bookmarkEnd w:id="0"/>
      <w:bookmarkEnd w:id="1"/>
      <w:bookmarkEnd w:id="2"/>
      <w:bookmarkEnd w:id="3"/>
      <w:bookmarkEnd w:id="4"/>
      <w:r>
        <w:rPr>
          <w:rFonts w:ascii="宋体" w:hAnsi="宋体" w:hint="eastAsia"/>
          <w:szCs w:val="21"/>
        </w:rPr>
        <w:lastRenderedPageBreak/>
        <w:t>无标度无线网络容量研究</w:t>
      </w:r>
      <w:bookmarkEnd w:id="5"/>
    </w:p>
    <w:p w14:paraId="47DFDAC3" w14:textId="77777777" w:rsidR="00AB1E0F" w:rsidRDefault="00AB1E0F">
      <w:pPr>
        <w:ind w:firstLine="602"/>
        <w:rPr>
          <w:rFonts w:ascii="黑体" w:hAnsi="黑体"/>
          <w:b/>
          <w:sz w:val="30"/>
          <w:szCs w:val="30"/>
        </w:rPr>
      </w:pPr>
    </w:p>
    <w:p w14:paraId="71D84F77" w14:textId="77777777" w:rsidR="00AB1E0F" w:rsidRDefault="00AD6047">
      <w:pPr>
        <w:ind w:firstLineChars="0" w:firstLine="0"/>
        <w:jc w:val="center"/>
        <w:rPr>
          <w:rFonts w:ascii="黑体" w:eastAsia="黑体" w:hAnsi="黑体"/>
          <w:sz w:val="30"/>
          <w:szCs w:val="30"/>
        </w:rPr>
      </w:pPr>
      <w:r>
        <w:rPr>
          <w:rFonts w:ascii="黑体" w:eastAsia="黑体" w:hAnsi="黑体"/>
          <w:sz w:val="30"/>
          <w:szCs w:val="30"/>
        </w:rPr>
        <w:t>摘 要</w:t>
      </w:r>
    </w:p>
    <w:p w14:paraId="126D8643" w14:textId="77777777" w:rsidR="00AB1E0F" w:rsidRDefault="00AB1E0F">
      <w:pPr>
        <w:ind w:firstLine="480"/>
      </w:pPr>
    </w:p>
    <w:p w14:paraId="236B5FF1" w14:textId="445A8530" w:rsidR="009C7D8F" w:rsidRPr="009C7D8F" w:rsidRDefault="009C7D8F" w:rsidP="001E1DFF">
      <w:pPr>
        <w:ind w:firstLine="560"/>
        <w:rPr>
          <w:color w:val="000000" w:themeColor="text1"/>
          <w:sz w:val="28"/>
        </w:rPr>
      </w:pPr>
    </w:p>
    <w:p w14:paraId="694C5BAB" w14:textId="77777777" w:rsidR="00AB1E0F" w:rsidRPr="009C7D8F" w:rsidRDefault="00AB1E0F">
      <w:pPr>
        <w:spacing w:line="288" w:lineRule="auto"/>
        <w:ind w:firstLineChars="0" w:firstLine="0"/>
        <w:rPr>
          <w:rFonts w:ascii="黑体" w:eastAsia="黑体" w:hAnsi="黑体"/>
          <w:b/>
          <w:color w:val="000000" w:themeColor="text1"/>
        </w:rPr>
      </w:pPr>
    </w:p>
    <w:p w14:paraId="31659506" w14:textId="5FB448CB" w:rsidR="00AB1E0F" w:rsidRDefault="00AD6047">
      <w:pPr>
        <w:spacing w:line="288" w:lineRule="auto"/>
        <w:ind w:firstLineChars="0" w:firstLine="0"/>
        <w:rPr>
          <w:sz w:val="28"/>
        </w:rPr>
      </w:pPr>
      <w:r>
        <w:rPr>
          <w:rFonts w:eastAsia="黑体"/>
          <w:sz w:val="28"/>
        </w:rPr>
        <w:t>关键词</w:t>
      </w:r>
      <w:r>
        <w:rPr>
          <w:rFonts w:eastAsia="黑体" w:hint="eastAsia"/>
          <w:sz w:val="28"/>
        </w:rPr>
        <w:t xml:space="preserve">:  </w:t>
      </w:r>
    </w:p>
    <w:p w14:paraId="2112E238" w14:textId="77777777" w:rsidR="00AB1E0F" w:rsidRDefault="00AD6047">
      <w:pPr>
        <w:widowControl/>
        <w:ind w:firstLine="562"/>
        <w:jc w:val="left"/>
        <w:rPr>
          <w:b/>
          <w:sz w:val="28"/>
          <w:szCs w:val="28"/>
        </w:rPr>
      </w:pPr>
      <w:r>
        <w:rPr>
          <w:b/>
          <w:sz w:val="28"/>
          <w:szCs w:val="28"/>
        </w:rPr>
        <w:br w:type="page"/>
      </w:r>
    </w:p>
    <w:p w14:paraId="6C7D4C6B" w14:textId="77777777" w:rsidR="009C7D8F" w:rsidRDefault="009C7D8F" w:rsidP="009C7D8F">
      <w:pPr>
        <w:ind w:firstLineChars="0" w:firstLine="0"/>
        <w:jc w:val="center"/>
        <w:rPr>
          <w:sz w:val="32"/>
          <w:szCs w:val="32"/>
        </w:rPr>
      </w:pPr>
      <w:bookmarkStart w:id="6" w:name="_Hlk9464771"/>
      <w:r>
        <w:rPr>
          <w:sz w:val="32"/>
          <w:szCs w:val="32"/>
        </w:rPr>
        <w:lastRenderedPageBreak/>
        <w:t>SPECTRUM SHARING AND PERFORMANCE</w:t>
      </w:r>
    </w:p>
    <w:p w14:paraId="1DE9890D" w14:textId="77777777" w:rsidR="009C7D8F" w:rsidRDefault="009C7D8F" w:rsidP="009C7D8F">
      <w:pPr>
        <w:ind w:firstLineChars="0" w:firstLine="0"/>
        <w:jc w:val="center"/>
        <w:rPr>
          <w:sz w:val="32"/>
          <w:szCs w:val="32"/>
        </w:rPr>
      </w:pPr>
      <w:r>
        <w:rPr>
          <w:sz w:val="32"/>
          <w:szCs w:val="32"/>
        </w:rPr>
        <w:t xml:space="preserve">ANALYSIS OF </w:t>
      </w:r>
      <w:r w:rsidRPr="009C7D8F">
        <w:rPr>
          <w:sz w:val="32"/>
          <w:szCs w:val="32"/>
        </w:rPr>
        <w:t>UNMANNED AERIAL VEHICLE</w:t>
      </w:r>
    </w:p>
    <w:p w14:paraId="233B8C05" w14:textId="77777777" w:rsidR="009C7D8F" w:rsidRPr="009C7D8F" w:rsidRDefault="009C7D8F" w:rsidP="009C7D8F">
      <w:pPr>
        <w:ind w:firstLineChars="0" w:firstLine="0"/>
        <w:jc w:val="center"/>
        <w:rPr>
          <w:sz w:val="32"/>
          <w:szCs w:val="32"/>
        </w:rPr>
      </w:pPr>
      <w:r w:rsidRPr="009C7D8F">
        <w:rPr>
          <w:sz w:val="32"/>
          <w:szCs w:val="32"/>
        </w:rPr>
        <w:t xml:space="preserve">(UAV) </w:t>
      </w:r>
      <w:r>
        <w:rPr>
          <w:rFonts w:hint="eastAsia"/>
          <w:sz w:val="32"/>
          <w:szCs w:val="32"/>
        </w:rPr>
        <w:t>NETWORK</w:t>
      </w:r>
      <w:r>
        <w:rPr>
          <w:sz w:val="32"/>
          <w:szCs w:val="32"/>
        </w:rPr>
        <w:t xml:space="preserve"> </w:t>
      </w:r>
      <w:r>
        <w:rPr>
          <w:rFonts w:hint="eastAsia"/>
          <w:sz w:val="32"/>
          <w:szCs w:val="32"/>
        </w:rPr>
        <w:t>AND</w:t>
      </w:r>
      <w:r>
        <w:rPr>
          <w:sz w:val="32"/>
          <w:szCs w:val="32"/>
        </w:rPr>
        <w:t xml:space="preserve"> </w:t>
      </w:r>
      <w:r>
        <w:rPr>
          <w:rFonts w:hint="eastAsia"/>
          <w:sz w:val="32"/>
          <w:szCs w:val="32"/>
        </w:rPr>
        <w:t>GROUND</w:t>
      </w:r>
      <w:r>
        <w:rPr>
          <w:sz w:val="32"/>
          <w:szCs w:val="32"/>
        </w:rPr>
        <w:t xml:space="preserve"> </w:t>
      </w:r>
      <w:r>
        <w:rPr>
          <w:rFonts w:hint="eastAsia"/>
          <w:sz w:val="32"/>
          <w:szCs w:val="32"/>
        </w:rPr>
        <w:t>NETWORK</w:t>
      </w:r>
    </w:p>
    <w:bookmarkEnd w:id="6"/>
    <w:p w14:paraId="3E775C8E" w14:textId="77777777" w:rsidR="009C7D8F" w:rsidRDefault="009C7D8F" w:rsidP="009C7D8F">
      <w:pPr>
        <w:ind w:firstLine="482"/>
        <w:jc w:val="center"/>
        <w:rPr>
          <w:b/>
        </w:rPr>
      </w:pPr>
    </w:p>
    <w:p w14:paraId="04268B08" w14:textId="77777777" w:rsidR="009C7D8F" w:rsidRDefault="009C7D8F" w:rsidP="009C7D8F">
      <w:pPr>
        <w:ind w:firstLine="482"/>
        <w:rPr>
          <w:b/>
        </w:rPr>
      </w:pPr>
    </w:p>
    <w:p w14:paraId="55B06468" w14:textId="77777777" w:rsidR="009C7D8F" w:rsidRDefault="009C7D8F" w:rsidP="009C7D8F">
      <w:pPr>
        <w:ind w:firstLine="482"/>
        <w:rPr>
          <w:b/>
        </w:rPr>
      </w:pPr>
    </w:p>
    <w:p w14:paraId="6B08D3F4" w14:textId="77777777" w:rsidR="009C7D8F" w:rsidRPr="009C7D8F" w:rsidRDefault="009C7D8F" w:rsidP="009C7D8F">
      <w:pPr>
        <w:ind w:firstLineChars="0" w:firstLine="0"/>
        <w:jc w:val="center"/>
        <w:rPr>
          <w:rFonts w:eastAsia="黑体"/>
          <w:color w:val="000000" w:themeColor="text1"/>
          <w:sz w:val="30"/>
          <w:szCs w:val="30"/>
        </w:rPr>
      </w:pPr>
      <w:r w:rsidRPr="009C7D8F">
        <w:rPr>
          <w:rFonts w:eastAsia="黑体"/>
          <w:color w:val="000000" w:themeColor="text1"/>
          <w:sz w:val="30"/>
          <w:szCs w:val="30"/>
        </w:rPr>
        <w:t>ABSTRACT</w:t>
      </w:r>
    </w:p>
    <w:p w14:paraId="4CB8203D" w14:textId="77777777" w:rsidR="009C7D8F" w:rsidRDefault="009C7D8F" w:rsidP="009C7D8F">
      <w:pPr>
        <w:ind w:firstLine="602"/>
        <w:jc w:val="center"/>
        <w:rPr>
          <w:rFonts w:eastAsia="黑体"/>
          <w:b/>
          <w:sz w:val="30"/>
          <w:szCs w:val="30"/>
        </w:rPr>
      </w:pPr>
    </w:p>
    <w:p w14:paraId="4EB9B3E1" w14:textId="77777777" w:rsidR="009C7D8F" w:rsidRDefault="009C7D8F" w:rsidP="009C7D8F">
      <w:pPr>
        <w:ind w:firstLine="602"/>
        <w:rPr>
          <w:rFonts w:eastAsia="黑体"/>
          <w:b/>
          <w:sz w:val="30"/>
          <w:szCs w:val="30"/>
        </w:rPr>
      </w:pPr>
    </w:p>
    <w:p w14:paraId="453691E9" w14:textId="2BBB5673" w:rsidR="009C7D8F" w:rsidRDefault="009C7D8F" w:rsidP="009C7D8F">
      <w:pPr>
        <w:ind w:firstLine="560"/>
        <w:rPr>
          <w:sz w:val="28"/>
        </w:rPr>
      </w:pPr>
      <w:r w:rsidRPr="006930E8">
        <w:rPr>
          <w:sz w:val="28"/>
        </w:rPr>
        <w:t xml:space="preserve">In recent years, </w:t>
      </w:r>
      <w:r>
        <w:rPr>
          <w:rFonts w:hint="eastAsia"/>
          <w:sz w:val="28"/>
        </w:rPr>
        <w:t>with</w:t>
      </w:r>
      <w:r>
        <w:rPr>
          <w:sz w:val="28"/>
        </w:rPr>
        <w:t xml:space="preserve"> </w:t>
      </w:r>
      <w:r w:rsidRPr="006930E8">
        <w:rPr>
          <w:sz w:val="28"/>
        </w:rPr>
        <w:t>unmanned aerial vehicle</w:t>
      </w:r>
      <w:r w:rsidR="002055B0">
        <w:rPr>
          <w:sz w:val="28"/>
        </w:rPr>
        <w:t>s</w:t>
      </w:r>
      <w:r>
        <w:rPr>
          <w:sz w:val="28"/>
        </w:rPr>
        <w:t xml:space="preserve"> (UAV</w:t>
      </w:r>
      <w:r w:rsidR="002055B0">
        <w:rPr>
          <w:sz w:val="28"/>
        </w:rPr>
        <w:t>s</w:t>
      </w:r>
      <w:r>
        <w:rPr>
          <w:sz w:val="28"/>
        </w:rPr>
        <w:t xml:space="preserve">) </w:t>
      </w:r>
      <w:r w:rsidRPr="006930E8">
        <w:rPr>
          <w:sz w:val="28"/>
        </w:rPr>
        <w:t>hav</w:t>
      </w:r>
      <w:r w:rsidR="002055B0">
        <w:rPr>
          <w:sz w:val="28"/>
        </w:rPr>
        <w:t>ing</w:t>
      </w:r>
      <w:r w:rsidRPr="006930E8">
        <w:rPr>
          <w:sz w:val="28"/>
        </w:rPr>
        <w:t xml:space="preserve"> been widely </w:t>
      </w:r>
      <w:r w:rsidR="002055B0">
        <w:rPr>
          <w:sz w:val="28"/>
        </w:rPr>
        <w:t>applied</w:t>
      </w:r>
      <w:r w:rsidRPr="006930E8">
        <w:rPr>
          <w:sz w:val="28"/>
        </w:rPr>
        <w:t xml:space="preserve"> in many fields</w:t>
      </w:r>
      <w:r>
        <w:rPr>
          <w:sz w:val="28"/>
        </w:rPr>
        <w:t>, UAV</w:t>
      </w:r>
      <w:r w:rsidRPr="006930E8">
        <w:rPr>
          <w:sz w:val="28"/>
        </w:rPr>
        <w:t>-based applications have shown a spurt development</w:t>
      </w:r>
      <w:r>
        <w:rPr>
          <w:sz w:val="28"/>
        </w:rPr>
        <w:t xml:space="preserve">. One of </w:t>
      </w:r>
      <w:r w:rsidR="002055B0">
        <w:rPr>
          <w:sz w:val="28"/>
        </w:rPr>
        <w:t xml:space="preserve">the </w:t>
      </w:r>
      <w:r>
        <w:rPr>
          <w:sz w:val="28"/>
        </w:rPr>
        <w:t>applications</w:t>
      </w:r>
      <w:del w:id="7" w:author="Microsoft Office User" w:date="2019-05-30T22:31:00Z">
        <w:r w:rsidDel="0096739C">
          <w:rPr>
            <w:sz w:val="28"/>
          </w:rPr>
          <w:delText xml:space="preserve"> in</w:delText>
        </w:r>
      </w:del>
      <w:r>
        <w:rPr>
          <w:sz w:val="28"/>
        </w:rPr>
        <w:t xml:space="preserve"> is UAV serv</w:t>
      </w:r>
      <w:r w:rsidR="00B43399">
        <w:rPr>
          <w:rFonts w:hint="eastAsia"/>
          <w:sz w:val="28"/>
        </w:rPr>
        <w:t>ing</w:t>
      </w:r>
      <w:r>
        <w:rPr>
          <w:sz w:val="28"/>
        </w:rPr>
        <w:t xml:space="preserve"> as a base station in </w:t>
      </w:r>
      <w:r w:rsidR="002055B0">
        <w:rPr>
          <w:sz w:val="28"/>
        </w:rPr>
        <w:t xml:space="preserve">the </w:t>
      </w:r>
      <w:r>
        <w:rPr>
          <w:sz w:val="28"/>
        </w:rPr>
        <w:t>air providing wireless communication service</w:t>
      </w:r>
      <w:r w:rsidR="001D3391">
        <w:rPr>
          <w:sz w:val="28"/>
        </w:rPr>
        <w:t>s</w:t>
      </w:r>
      <w:r>
        <w:rPr>
          <w:sz w:val="28"/>
        </w:rPr>
        <w:t xml:space="preserve"> for users. UAV has </w:t>
      </w:r>
      <w:r w:rsidR="001D3391">
        <w:rPr>
          <w:sz w:val="28"/>
        </w:rPr>
        <w:t xml:space="preserve">high </w:t>
      </w:r>
      <w:r w:rsidR="002055B0">
        <w:rPr>
          <w:sz w:val="28"/>
        </w:rPr>
        <w:t xml:space="preserve">mobility </w:t>
      </w:r>
      <w:r>
        <w:rPr>
          <w:sz w:val="28"/>
        </w:rPr>
        <w:t xml:space="preserve">and </w:t>
      </w:r>
      <w:r w:rsidRPr="00957B4D">
        <w:rPr>
          <w:sz w:val="28"/>
        </w:rPr>
        <w:t>economic convenience</w:t>
      </w:r>
      <w:r>
        <w:rPr>
          <w:sz w:val="28"/>
        </w:rPr>
        <w:t xml:space="preserve">, </w:t>
      </w:r>
      <w:r w:rsidRPr="00957B4D">
        <w:rPr>
          <w:sz w:val="28"/>
        </w:rPr>
        <w:t>which enables the multi-UAV equipped with base stations to quickly build a wireless communication network</w:t>
      </w:r>
      <w:r>
        <w:rPr>
          <w:sz w:val="28"/>
        </w:rPr>
        <w:t>. When serv</w:t>
      </w:r>
      <w:r w:rsidR="002055B0">
        <w:rPr>
          <w:sz w:val="28"/>
        </w:rPr>
        <w:t>ing</w:t>
      </w:r>
      <w:r>
        <w:rPr>
          <w:sz w:val="28"/>
        </w:rPr>
        <w:t xml:space="preserve"> as </w:t>
      </w:r>
      <w:r w:rsidRPr="00957B4D">
        <w:rPr>
          <w:sz w:val="28"/>
        </w:rPr>
        <w:t>air base station</w:t>
      </w:r>
      <w:r>
        <w:rPr>
          <w:sz w:val="28"/>
        </w:rPr>
        <w:t>s</w:t>
      </w:r>
      <w:r w:rsidRPr="00957B4D">
        <w:rPr>
          <w:sz w:val="28"/>
        </w:rPr>
        <w:t>, UAV</w:t>
      </w:r>
      <w:r>
        <w:rPr>
          <w:sz w:val="28"/>
        </w:rPr>
        <w:t>s</w:t>
      </w:r>
      <w:r w:rsidRPr="00957B4D">
        <w:rPr>
          <w:sz w:val="28"/>
        </w:rPr>
        <w:t xml:space="preserve"> can not only</w:t>
      </w:r>
      <w:r>
        <w:rPr>
          <w:sz w:val="28"/>
        </w:rPr>
        <w:t xml:space="preserve"> </w:t>
      </w:r>
      <w:r w:rsidRPr="00957B4D">
        <w:rPr>
          <w:sz w:val="28"/>
        </w:rPr>
        <w:t>dynamically</w:t>
      </w:r>
      <w:r>
        <w:rPr>
          <w:sz w:val="28"/>
        </w:rPr>
        <w:t xml:space="preserve"> </w:t>
      </w:r>
      <w:r w:rsidRPr="00957B4D">
        <w:rPr>
          <w:sz w:val="28"/>
        </w:rPr>
        <w:t>adjust the network capacity of the wireless cell,</w:t>
      </w:r>
      <w:r>
        <w:rPr>
          <w:sz w:val="28"/>
        </w:rPr>
        <w:t xml:space="preserve"> </w:t>
      </w:r>
      <w:r w:rsidRPr="00957B4D">
        <w:rPr>
          <w:sz w:val="28"/>
        </w:rPr>
        <w:t xml:space="preserve">but also can quickly construct </w:t>
      </w:r>
      <w:r>
        <w:rPr>
          <w:sz w:val="28"/>
        </w:rPr>
        <w:t>UAV-based</w:t>
      </w:r>
      <w:r w:rsidRPr="00957B4D">
        <w:rPr>
          <w:sz w:val="28"/>
        </w:rPr>
        <w:t xml:space="preserve"> mesh network in the scene of disaster relief and recovery,</w:t>
      </w:r>
      <w:r>
        <w:rPr>
          <w:sz w:val="28"/>
        </w:rPr>
        <w:t xml:space="preserve"> providing communication for</w:t>
      </w:r>
      <w:r w:rsidRPr="00957B4D">
        <w:rPr>
          <w:sz w:val="28"/>
        </w:rPr>
        <w:t xml:space="preserve"> the disaster area</w:t>
      </w:r>
      <w:r>
        <w:rPr>
          <w:sz w:val="28"/>
        </w:rPr>
        <w:t>.</w:t>
      </w:r>
    </w:p>
    <w:p w14:paraId="0D45A62C" w14:textId="20FCC181" w:rsidR="001E1DFF" w:rsidRPr="001E1DFF" w:rsidRDefault="001E1DFF" w:rsidP="001E1DFF">
      <w:pPr>
        <w:ind w:firstLine="560"/>
        <w:rPr>
          <w:sz w:val="28"/>
        </w:rPr>
      </w:pPr>
      <w:r w:rsidRPr="001E1DFF">
        <w:rPr>
          <w:sz w:val="28"/>
        </w:rPr>
        <w:t>In this paper,</w:t>
      </w:r>
      <w:ins w:id="8" w:author="Microsoft Office User" w:date="2019-05-30T22:31:00Z">
        <w:r w:rsidR="0096739C">
          <w:rPr>
            <w:sz w:val="28"/>
          </w:rPr>
          <w:t xml:space="preserve"> the</w:t>
        </w:r>
      </w:ins>
      <w:r>
        <w:rPr>
          <w:sz w:val="28"/>
        </w:rPr>
        <w:t xml:space="preserve"> </w:t>
      </w:r>
      <w:r w:rsidRPr="001E1DFF">
        <w:rPr>
          <w:sz w:val="28"/>
        </w:rPr>
        <w:t>performance of UAV mesh network coverage</w:t>
      </w:r>
      <w:r>
        <w:rPr>
          <w:sz w:val="28"/>
        </w:rPr>
        <w:t xml:space="preserve"> </w:t>
      </w:r>
      <w:r>
        <w:rPr>
          <w:rFonts w:hint="eastAsia"/>
          <w:sz w:val="28"/>
        </w:rPr>
        <w:t>is</w:t>
      </w:r>
      <w:r>
        <w:rPr>
          <w:sz w:val="28"/>
        </w:rPr>
        <w:t xml:space="preserve"> </w:t>
      </w:r>
      <w:r w:rsidRPr="001E1DFF">
        <w:rPr>
          <w:sz w:val="28"/>
        </w:rPr>
        <w:t>carried out on the</w:t>
      </w:r>
      <w:r>
        <w:rPr>
          <w:rFonts w:hint="eastAsia"/>
          <w:sz w:val="28"/>
        </w:rPr>
        <w:t xml:space="preserve"> </w:t>
      </w:r>
      <w:r w:rsidRPr="001E1DFF">
        <w:rPr>
          <w:sz w:val="28"/>
        </w:rPr>
        <w:t>following research</w:t>
      </w:r>
      <w:r>
        <w:rPr>
          <w:rFonts w:hint="eastAsia"/>
          <w:sz w:val="28"/>
        </w:rPr>
        <w:t>.</w:t>
      </w:r>
    </w:p>
    <w:p w14:paraId="4404B123" w14:textId="1B983467" w:rsidR="001E1DFF" w:rsidRPr="001E1DFF" w:rsidRDefault="001E1DFF" w:rsidP="001E1DFF">
      <w:pPr>
        <w:ind w:firstLine="560"/>
        <w:rPr>
          <w:sz w:val="28"/>
        </w:rPr>
      </w:pPr>
      <w:r w:rsidRPr="001E1DFF">
        <w:rPr>
          <w:sz w:val="28"/>
        </w:rPr>
        <w:t>1) This paper has done a lot of research on the UAV air-ground channel modeling</w:t>
      </w:r>
      <w:del w:id="9" w:author="Microsoft Office User" w:date="2019-05-30T22:32:00Z">
        <w:r w:rsidRPr="001E1DFF" w:rsidDel="0096739C">
          <w:rPr>
            <w:sz w:val="28"/>
          </w:rPr>
          <w:delText>,</w:delText>
        </w:r>
      </w:del>
      <w:r w:rsidRPr="001E1DFF">
        <w:rPr>
          <w:sz w:val="28"/>
        </w:rPr>
        <w:t xml:space="preserve"> and summarized the problems in the UAV air-ground channel modeling with the actual scene.</w:t>
      </w:r>
    </w:p>
    <w:p w14:paraId="030C6CAD" w14:textId="7DCF7A08" w:rsidR="001E1DFF" w:rsidRPr="001E1DFF" w:rsidRDefault="001E1DFF" w:rsidP="001E1DFF">
      <w:pPr>
        <w:ind w:firstLine="560"/>
        <w:rPr>
          <w:sz w:val="28"/>
        </w:rPr>
      </w:pPr>
      <w:r w:rsidRPr="001E1DFF">
        <w:rPr>
          <w:sz w:val="28"/>
        </w:rPr>
        <w:t xml:space="preserve">2) Propose the spectrum sharing model of the </w:t>
      </w:r>
      <w:r>
        <w:rPr>
          <w:rFonts w:hint="eastAsia"/>
          <w:sz w:val="28"/>
        </w:rPr>
        <w:t>UAV</w:t>
      </w:r>
      <w:r w:rsidRPr="001E1DFF">
        <w:rPr>
          <w:sz w:val="28"/>
        </w:rPr>
        <w:t xml:space="preserve"> mesh network and the </w:t>
      </w:r>
      <w:r>
        <w:rPr>
          <w:rFonts w:hint="eastAsia"/>
          <w:sz w:val="28"/>
        </w:rPr>
        <w:t>ground</w:t>
      </w:r>
      <w:r>
        <w:rPr>
          <w:sz w:val="28"/>
        </w:rPr>
        <w:t xml:space="preserve"> </w:t>
      </w:r>
      <w:r w:rsidRPr="001E1DFF">
        <w:rPr>
          <w:sz w:val="28"/>
        </w:rPr>
        <w:t xml:space="preserve">cellular network. The possibility of modeling UAV air-ground channels with </w:t>
      </w:r>
      <w:proofErr w:type="spellStart"/>
      <w:r w:rsidRPr="001E1DFF">
        <w:rPr>
          <w:sz w:val="28"/>
        </w:rPr>
        <w:t>Nakagami</w:t>
      </w:r>
      <w:proofErr w:type="spellEnd"/>
      <w:r w:rsidRPr="001E1DFF">
        <w:rPr>
          <w:sz w:val="28"/>
        </w:rPr>
        <w:t xml:space="preserve">-m channel and LOS/NLOS channel is analyzed separately for the spectrum sharing model. Using the method of random geometry, the relationship between the coverage probability of </w:t>
      </w:r>
      <w:r w:rsidR="002055B0">
        <w:rPr>
          <w:sz w:val="28"/>
        </w:rPr>
        <w:t xml:space="preserve">the </w:t>
      </w:r>
      <w:r w:rsidRPr="001E1DFF">
        <w:rPr>
          <w:sz w:val="28"/>
        </w:rPr>
        <w:t>UAV network and terrestrial network and the deployment of UAVs under different channel conditions is analyzed. The correctness of the theoretical analysis is verified by Monte Carlo simulation.</w:t>
      </w:r>
    </w:p>
    <w:p w14:paraId="6048CCCE" w14:textId="7965D67B" w:rsidR="009C7D8F" w:rsidRDefault="001E1DFF" w:rsidP="001E1DFF">
      <w:pPr>
        <w:ind w:firstLine="560"/>
        <w:rPr>
          <w:sz w:val="28"/>
        </w:rPr>
      </w:pPr>
      <w:r w:rsidRPr="001E1DFF">
        <w:rPr>
          <w:sz w:val="28"/>
        </w:rPr>
        <w:t xml:space="preserve">3) Using the probabilistic analysis results of integrated UAV network users and terrestrial network users, the </w:t>
      </w:r>
      <w:proofErr w:type="spellStart"/>
      <w:r w:rsidRPr="001E1DFF">
        <w:rPr>
          <w:sz w:val="28"/>
        </w:rPr>
        <w:t>Lagrangian</w:t>
      </w:r>
      <w:proofErr w:type="spellEnd"/>
      <w:r w:rsidRPr="001E1DFF">
        <w:rPr>
          <w:sz w:val="28"/>
        </w:rPr>
        <w:t xml:space="preserve"> multiplier method is </w:t>
      </w:r>
      <w:r w:rsidRPr="001E1DFF">
        <w:rPr>
          <w:sz w:val="28"/>
        </w:rPr>
        <w:lastRenderedPageBreak/>
        <w:t xml:space="preserve">used to calculate the optimal deployment density of UAVs with the goal of maximizing the UAV network capacity. </w:t>
      </w:r>
    </w:p>
    <w:p w14:paraId="63E5F471" w14:textId="77777777" w:rsidR="009C7D8F" w:rsidRPr="00586F81" w:rsidRDefault="009C7D8F" w:rsidP="009C7D8F">
      <w:pPr>
        <w:ind w:firstLine="560"/>
        <w:rPr>
          <w:sz w:val="28"/>
        </w:rPr>
      </w:pPr>
    </w:p>
    <w:p w14:paraId="1FE6F344" w14:textId="77777777" w:rsidR="001D3391" w:rsidRDefault="009C7D8F" w:rsidP="009C7D8F">
      <w:pPr>
        <w:ind w:left="280" w:hangingChars="100" w:hanging="280"/>
        <w:jc w:val="left"/>
        <w:rPr>
          <w:rStyle w:val="tlid-translation"/>
          <w:sz w:val="28"/>
        </w:rPr>
      </w:pPr>
      <w:r w:rsidRPr="009C7D8F">
        <w:rPr>
          <w:rFonts w:eastAsia="黑体"/>
          <w:sz w:val="28"/>
        </w:rPr>
        <w:t>KEY WORDS:</w:t>
      </w:r>
      <w:r>
        <w:rPr>
          <w:rFonts w:eastAsia="黑体"/>
          <w:b/>
          <w:sz w:val="28"/>
        </w:rPr>
        <w:t xml:space="preserve">  </w:t>
      </w:r>
      <w:r w:rsidR="001D3391">
        <w:rPr>
          <w:rStyle w:val="tlid-translation"/>
          <w:sz w:val="28"/>
        </w:rPr>
        <w:t>U</w:t>
      </w:r>
      <w:r>
        <w:rPr>
          <w:rStyle w:val="tlid-translation"/>
          <w:sz w:val="28"/>
        </w:rPr>
        <w:t xml:space="preserve">nmanned </w:t>
      </w:r>
      <w:r w:rsidR="001D3391">
        <w:rPr>
          <w:rStyle w:val="tlid-translation"/>
          <w:sz w:val="28"/>
        </w:rPr>
        <w:t>A</w:t>
      </w:r>
      <w:r>
        <w:rPr>
          <w:rStyle w:val="tlid-translation"/>
          <w:sz w:val="28"/>
        </w:rPr>
        <w:t xml:space="preserve">erial </w:t>
      </w:r>
      <w:proofErr w:type="spellStart"/>
      <w:proofErr w:type="gramStart"/>
      <w:r w:rsidR="001D3391">
        <w:rPr>
          <w:rStyle w:val="tlid-translation"/>
          <w:sz w:val="28"/>
        </w:rPr>
        <w:t>V</w:t>
      </w:r>
      <w:r>
        <w:rPr>
          <w:rStyle w:val="tlid-translation"/>
          <w:sz w:val="28"/>
        </w:rPr>
        <w:t>ehicle</w:t>
      </w:r>
      <w:r w:rsidR="001D3391">
        <w:rPr>
          <w:rStyle w:val="tlid-translation"/>
          <w:sz w:val="28"/>
        </w:rPr>
        <w:t>;</w:t>
      </w:r>
      <w:r>
        <w:rPr>
          <w:rStyle w:val="tlid-translation"/>
          <w:sz w:val="28"/>
        </w:rPr>
        <w:t>Spectrum</w:t>
      </w:r>
      <w:proofErr w:type="spellEnd"/>
      <w:proofErr w:type="gramEnd"/>
      <w:r>
        <w:rPr>
          <w:rStyle w:val="tlid-translation"/>
          <w:sz w:val="28"/>
        </w:rPr>
        <w:t xml:space="preserve"> </w:t>
      </w:r>
      <w:r w:rsidR="001D3391">
        <w:rPr>
          <w:rStyle w:val="tlid-translation"/>
          <w:sz w:val="28"/>
        </w:rPr>
        <w:t>S</w:t>
      </w:r>
      <w:r>
        <w:rPr>
          <w:rStyle w:val="tlid-translation"/>
          <w:sz w:val="28"/>
        </w:rPr>
        <w:t>haring</w:t>
      </w:r>
      <w:r w:rsidR="001D3391">
        <w:rPr>
          <w:rStyle w:val="tlid-translation"/>
          <w:sz w:val="28"/>
        </w:rPr>
        <w:t>;</w:t>
      </w:r>
    </w:p>
    <w:p w14:paraId="07DF8BB0" w14:textId="758198C7" w:rsidR="009C7D8F" w:rsidRDefault="009C7D8F" w:rsidP="009C7D8F">
      <w:pPr>
        <w:ind w:left="280" w:hangingChars="100" w:hanging="280"/>
        <w:jc w:val="left"/>
        <w:rPr>
          <w:sz w:val="28"/>
        </w:rPr>
      </w:pPr>
      <w:r>
        <w:rPr>
          <w:rStyle w:val="tlid-translation"/>
          <w:sz w:val="28"/>
        </w:rPr>
        <w:t xml:space="preserve">Stochastic </w:t>
      </w:r>
      <w:proofErr w:type="spellStart"/>
      <w:proofErr w:type="gramStart"/>
      <w:r w:rsidR="001D3391">
        <w:rPr>
          <w:rStyle w:val="tlid-translation"/>
          <w:sz w:val="28"/>
        </w:rPr>
        <w:t>G</w:t>
      </w:r>
      <w:r>
        <w:rPr>
          <w:rStyle w:val="tlid-translation"/>
          <w:sz w:val="28"/>
        </w:rPr>
        <w:t>eometry</w:t>
      </w:r>
      <w:r w:rsidR="001D3391">
        <w:rPr>
          <w:rStyle w:val="tlid-translation"/>
          <w:sz w:val="28"/>
        </w:rPr>
        <w:t>;</w:t>
      </w:r>
      <w:r>
        <w:rPr>
          <w:rStyle w:val="tlid-translation"/>
          <w:sz w:val="28"/>
        </w:rPr>
        <w:t>Convex</w:t>
      </w:r>
      <w:proofErr w:type="spellEnd"/>
      <w:proofErr w:type="gramEnd"/>
      <w:r>
        <w:rPr>
          <w:rStyle w:val="tlid-translation"/>
          <w:sz w:val="28"/>
        </w:rPr>
        <w:t xml:space="preserve"> </w:t>
      </w:r>
      <w:proofErr w:type="spellStart"/>
      <w:r w:rsidR="001D3391">
        <w:rPr>
          <w:rStyle w:val="tlid-translation"/>
          <w:sz w:val="28"/>
        </w:rPr>
        <w:t>O</w:t>
      </w:r>
      <w:r>
        <w:rPr>
          <w:rStyle w:val="tlid-translation"/>
          <w:sz w:val="28"/>
        </w:rPr>
        <w:t>ptimization</w:t>
      </w:r>
      <w:r w:rsidR="001D3391">
        <w:rPr>
          <w:rStyle w:val="tlid-translation"/>
          <w:sz w:val="28"/>
        </w:rPr>
        <w:t>;</w:t>
      </w:r>
      <w:r w:rsidRPr="006930E8">
        <w:rPr>
          <w:sz w:val="28"/>
        </w:rPr>
        <w:t>Monte</w:t>
      </w:r>
      <w:proofErr w:type="spellEnd"/>
      <w:r w:rsidRPr="006930E8">
        <w:rPr>
          <w:sz w:val="28"/>
        </w:rPr>
        <w:t xml:space="preserve"> Carlo</w:t>
      </w:r>
      <w:r w:rsidR="001D3391">
        <w:rPr>
          <w:sz w:val="28"/>
        </w:rPr>
        <w:t xml:space="preserve"> Simulation</w:t>
      </w:r>
    </w:p>
    <w:p w14:paraId="25FEA359" w14:textId="77777777" w:rsidR="009C7D8F" w:rsidRDefault="009C7D8F" w:rsidP="009C7D8F">
      <w:pPr>
        <w:ind w:firstLine="480"/>
      </w:pPr>
    </w:p>
    <w:p w14:paraId="34CD60F4" w14:textId="77777777" w:rsidR="00AB1E0F" w:rsidRPr="009C7D8F" w:rsidRDefault="00AB1E0F">
      <w:pPr>
        <w:widowControl/>
        <w:spacing w:line="240" w:lineRule="auto"/>
        <w:ind w:firstLineChars="0" w:firstLine="0"/>
        <w:jc w:val="left"/>
        <w:rPr>
          <w:rFonts w:eastAsia="黑体"/>
          <w:sz w:val="32"/>
        </w:rPr>
      </w:pPr>
    </w:p>
    <w:p w14:paraId="460D3F64" w14:textId="77777777" w:rsidR="00AB1E0F" w:rsidRDefault="00AD6047">
      <w:pPr>
        <w:widowControl/>
        <w:spacing w:line="240" w:lineRule="auto"/>
        <w:ind w:firstLineChars="0" w:firstLine="0"/>
        <w:jc w:val="left"/>
        <w:rPr>
          <w:rFonts w:eastAsia="黑体"/>
          <w:sz w:val="32"/>
        </w:rPr>
      </w:pPr>
      <w:r>
        <w:br w:type="page"/>
      </w:r>
    </w:p>
    <w:p w14:paraId="1C2A39A0" w14:textId="77777777" w:rsidR="00FE0FEF" w:rsidRDefault="00AD6047" w:rsidP="00EB77BC">
      <w:pPr>
        <w:pStyle w:val="af9"/>
        <w:rPr>
          <w:noProof/>
        </w:rPr>
      </w:pPr>
      <w:bookmarkStart w:id="10" w:name="_Toc535513816"/>
      <w:bookmarkStart w:id="11" w:name="_Toc9463842"/>
      <w:bookmarkStart w:id="12" w:name="_Toc9464205"/>
      <w:bookmarkStart w:id="13" w:name="_Toc9464477"/>
      <w:bookmarkStart w:id="14" w:name="_Toc9700575"/>
      <w:bookmarkStart w:id="15" w:name="_Toc10143435"/>
      <w:bookmarkStart w:id="16" w:name="_Toc12468628"/>
      <w:r>
        <w:rPr>
          <w:rFonts w:hint="eastAsia"/>
        </w:rPr>
        <w:lastRenderedPageBreak/>
        <w:t>目</w:t>
      </w:r>
      <w:r>
        <w:rPr>
          <w:rFonts w:hint="eastAsia"/>
        </w:rPr>
        <w:t xml:space="preserve"> </w:t>
      </w:r>
      <w:r>
        <w:rPr>
          <w:rFonts w:hint="eastAsia"/>
        </w:rPr>
        <w:t>录</w:t>
      </w:r>
      <w:bookmarkEnd w:id="10"/>
      <w:bookmarkEnd w:id="11"/>
      <w:bookmarkEnd w:id="12"/>
      <w:bookmarkEnd w:id="13"/>
      <w:bookmarkEnd w:id="14"/>
      <w:bookmarkEnd w:id="15"/>
      <w:bookmarkEnd w:id="16"/>
      <w:r w:rsidRPr="00354DEB">
        <w:rPr>
          <w:rFonts w:eastAsia="宋体"/>
          <w:sz w:val="24"/>
        </w:rPr>
        <w:fldChar w:fldCharType="begin"/>
      </w:r>
      <w:r w:rsidRPr="00354DEB">
        <w:rPr>
          <w:rFonts w:eastAsia="宋体"/>
          <w:sz w:val="24"/>
        </w:rPr>
        <w:instrText xml:space="preserve"> TOC \h \z \t "</w:instrText>
      </w:r>
      <w:r w:rsidRPr="00354DEB">
        <w:rPr>
          <w:rFonts w:eastAsia="宋体"/>
          <w:sz w:val="24"/>
        </w:rPr>
        <w:instrText>标题</w:instrText>
      </w:r>
      <w:r w:rsidRPr="00354DEB">
        <w:rPr>
          <w:rFonts w:eastAsia="宋体"/>
          <w:sz w:val="24"/>
        </w:rPr>
        <w:instrText xml:space="preserve"> 1,3,</w:instrText>
      </w:r>
      <w:r w:rsidRPr="00354DEB">
        <w:rPr>
          <w:rFonts w:eastAsia="宋体"/>
          <w:sz w:val="24"/>
        </w:rPr>
        <w:instrText>标题</w:instrText>
      </w:r>
      <w:r w:rsidRPr="00354DEB">
        <w:rPr>
          <w:rFonts w:eastAsia="宋体"/>
          <w:sz w:val="24"/>
        </w:rPr>
        <w:instrText xml:space="preserve"> 2,2,</w:instrText>
      </w:r>
      <w:r w:rsidRPr="00354DEB">
        <w:rPr>
          <w:rFonts w:eastAsia="宋体"/>
          <w:sz w:val="24"/>
        </w:rPr>
        <w:instrText>无间隔</w:instrText>
      </w:r>
      <w:r w:rsidRPr="00354DEB">
        <w:rPr>
          <w:rFonts w:eastAsia="宋体"/>
          <w:sz w:val="24"/>
        </w:rPr>
        <w:instrText xml:space="preserve">,1" </w:instrText>
      </w:r>
      <w:r w:rsidRPr="00354DEB">
        <w:rPr>
          <w:rFonts w:eastAsia="宋体"/>
          <w:sz w:val="24"/>
        </w:rPr>
        <w:fldChar w:fldCharType="separate"/>
      </w:r>
    </w:p>
    <w:p w14:paraId="1AF17E07" w14:textId="5FB85E94" w:rsidR="00FE0FEF" w:rsidRDefault="0041206E">
      <w:pPr>
        <w:pStyle w:val="11"/>
        <w:tabs>
          <w:tab w:val="right" w:leader="dot" w:pos="8296"/>
        </w:tabs>
        <w:rPr>
          <w:rFonts w:cstheme="minorBidi"/>
          <w:noProof/>
          <w:kern w:val="2"/>
          <w:sz w:val="21"/>
          <w:szCs w:val="24"/>
        </w:rPr>
      </w:pPr>
      <w:hyperlink w:anchor="_Toc12468627" w:history="1">
        <w:r w:rsidR="00FE0FEF" w:rsidRPr="00F915FE">
          <w:rPr>
            <w:rStyle w:val="af5"/>
            <w:rFonts w:ascii="宋体" w:hAnsi="宋体"/>
            <w:noProof/>
          </w:rPr>
          <w:t>无标度无线网络容量研究</w:t>
        </w:r>
        <w:r w:rsidR="00FE0FEF">
          <w:rPr>
            <w:noProof/>
            <w:webHidden/>
          </w:rPr>
          <w:tab/>
        </w:r>
        <w:r w:rsidR="00FE0FEF">
          <w:rPr>
            <w:noProof/>
            <w:webHidden/>
          </w:rPr>
          <w:fldChar w:fldCharType="begin"/>
        </w:r>
        <w:r w:rsidR="00FE0FEF">
          <w:rPr>
            <w:noProof/>
            <w:webHidden/>
          </w:rPr>
          <w:instrText xml:space="preserve"> PAGEREF _Toc12468627 \h </w:instrText>
        </w:r>
        <w:r w:rsidR="00FE0FEF">
          <w:rPr>
            <w:noProof/>
            <w:webHidden/>
          </w:rPr>
        </w:r>
        <w:r w:rsidR="00FE0FEF">
          <w:rPr>
            <w:noProof/>
            <w:webHidden/>
          </w:rPr>
          <w:fldChar w:fldCharType="separate"/>
        </w:r>
        <w:r w:rsidR="00FE0FEF">
          <w:rPr>
            <w:noProof/>
            <w:webHidden/>
          </w:rPr>
          <w:t>I</w:t>
        </w:r>
        <w:r w:rsidR="00FE0FEF">
          <w:rPr>
            <w:noProof/>
            <w:webHidden/>
          </w:rPr>
          <w:fldChar w:fldCharType="end"/>
        </w:r>
      </w:hyperlink>
    </w:p>
    <w:p w14:paraId="3D7C9049" w14:textId="7F37BC58" w:rsidR="00FE0FEF" w:rsidRDefault="0041206E">
      <w:pPr>
        <w:pStyle w:val="11"/>
        <w:tabs>
          <w:tab w:val="right" w:leader="dot" w:pos="8296"/>
        </w:tabs>
        <w:rPr>
          <w:rFonts w:cstheme="minorBidi"/>
          <w:noProof/>
          <w:kern w:val="2"/>
          <w:sz w:val="21"/>
          <w:szCs w:val="24"/>
        </w:rPr>
      </w:pPr>
      <w:hyperlink w:anchor="_Toc12468628" w:history="1">
        <w:r w:rsidR="00FE0FEF" w:rsidRPr="00F915FE">
          <w:rPr>
            <w:rStyle w:val="af5"/>
            <w:noProof/>
          </w:rPr>
          <w:t>目</w:t>
        </w:r>
        <w:r w:rsidR="00FE0FEF" w:rsidRPr="00F915FE">
          <w:rPr>
            <w:rStyle w:val="af5"/>
            <w:noProof/>
          </w:rPr>
          <w:t xml:space="preserve"> </w:t>
        </w:r>
        <w:r w:rsidR="00FE0FEF" w:rsidRPr="00F915FE">
          <w:rPr>
            <w:rStyle w:val="af5"/>
            <w:noProof/>
          </w:rPr>
          <w:t>录</w:t>
        </w:r>
        <w:r w:rsidR="00FE0FEF">
          <w:rPr>
            <w:noProof/>
            <w:webHidden/>
          </w:rPr>
          <w:tab/>
        </w:r>
        <w:r w:rsidR="00FE0FEF">
          <w:rPr>
            <w:noProof/>
            <w:webHidden/>
          </w:rPr>
          <w:fldChar w:fldCharType="begin"/>
        </w:r>
        <w:r w:rsidR="00FE0FEF">
          <w:rPr>
            <w:noProof/>
            <w:webHidden/>
          </w:rPr>
          <w:instrText xml:space="preserve"> PAGEREF _Toc12468628 \h </w:instrText>
        </w:r>
        <w:r w:rsidR="00FE0FEF">
          <w:rPr>
            <w:noProof/>
            <w:webHidden/>
          </w:rPr>
        </w:r>
        <w:r w:rsidR="00FE0FEF">
          <w:rPr>
            <w:noProof/>
            <w:webHidden/>
          </w:rPr>
          <w:fldChar w:fldCharType="separate"/>
        </w:r>
        <w:r w:rsidR="00FE0FEF">
          <w:rPr>
            <w:noProof/>
            <w:webHidden/>
          </w:rPr>
          <w:t>IV</w:t>
        </w:r>
        <w:r w:rsidR="00FE0FEF">
          <w:rPr>
            <w:noProof/>
            <w:webHidden/>
          </w:rPr>
          <w:fldChar w:fldCharType="end"/>
        </w:r>
      </w:hyperlink>
    </w:p>
    <w:p w14:paraId="6EB80DC5" w14:textId="6F9A28B9" w:rsidR="00FE0FEF" w:rsidRDefault="0041206E">
      <w:pPr>
        <w:pStyle w:val="11"/>
        <w:tabs>
          <w:tab w:val="left" w:pos="1050"/>
          <w:tab w:val="right" w:leader="dot" w:pos="8296"/>
        </w:tabs>
        <w:rPr>
          <w:rFonts w:cstheme="minorBidi"/>
          <w:noProof/>
          <w:kern w:val="2"/>
          <w:sz w:val="21"/>
          <w:szCs w:val="24"/>
        </w:rPr>
      </w:pPr>
      <w:hyperlink w:anchor="_Toc12468629" w:history="1">
        <w:r w:rsidR="00FE0FEF" w:rsidRPr="00F915FE">
          <w:rPr>
            <w:rStyle w:val="af5"/>
            <w:noProof/>
          </w:rPr>
          <w:t>第一章</w:t>
        </w:r>
        <w:r w:rsidR="00FE0FEF">
          <w:rPr>
            <w:rFonts w:cstheme="minorBidi"/>
            <w:noProof/>
            <w:kern w:val="2"/>
            <w:sz w:val="21"/>
            <w:szCs w:val="24"/>
          </w:rPr>
          <w:tab/>
        </w:r>
        <w:r w:rsidR="00FE0FEF" w:rsidRPr="00F915FE">
          <w:rPr>
            <w:rStyle w:val="af5"/>
            <w:noProof/>
          </w:rPr>
          <w:t>绪论</w:t>
        </w:r>
        <w:r w:rsidR="00FE0FEF">
          <w:rPr>
            <w:noProof/>
            <w:webHidden/>
          </w:rPr>
          <w:tab/>
        </w:r>
        <w:r w:rsidR="00FE0FEF">
          <w:rPr>
            <w:noProof/>
            <w:webHidden/>
          </w:rPr>
          <w:fldChar w:fldCharType="begin"/>
        </w:r>
        <w:r w:rsidR="00FE0FEF">
          <w:rPr>
            <w:noProof/>
            <w:webHidden/>
          </w:rPr>
          <w:instrText xml:space="preserve"> PAGEREF _Toc12468629 \h </w:instrText>
        </w:r>
        <w:r w:rsidR="00FE0FEF">
          <w:rPr>
            <w:noProof/>
            <w:webHidden/>
          </w:rPr>
        </w:r>
        <w:r w:rsidR="00FE0FEF">
          <w:rPr>
            <w:noProof/>
            <w:webHidden/>
          </w:rPr>
          <w:fldChar w:fldCharType="separate"/>
        </w:r>
        <w:r w:rsidR="00FE0FEF">
          <w:rPr>
            <w:noProof/>
            <w:webHidden/>
          </w:rPr>
          <w:t>1</w:t>
        </w:r>
        <w:r w:rsidR="00FE0FEF">
          <w:rPr>
            <w:noProof/>
            <w:webHidden/>
          </w:rPr>
          <w:fldChar w:fldCharType="end"/>
        </w:r>
      </w:hyperlink>
    </w:p>
    <w:p w14:paraId="25F522D3" w14:textId="041C13C5" w:rsidR="00FE0FEF" w:rsidRDefault="0041206E">
      <w:pPr>
        <w:pStyle w:val="23"/>
        <w:rPr>
          <w:rFonts w:cstheme="minorBidi"/>
          <w:noProof/>
          <w:kern w:val="2"/>
          <w:sz w:val="21"/>
          <w:szCs w:val="24"/>
        </w:rPr>
      </w:pPr>
      <w:hyperlink w:anchor="_Toc12468630" w:history="1">
        <w:r w:rsidR="00FE0FEF" w:rsidRPr="00F915FE">
          <w:rPr>
            <w:rStyle w:val="af5"/>
            <w:noProof/>
          </w:rPr>
          <w:t xml:space="preserve">1.1 </w:t>
        </w:r>
        <w:r w:rsidR="00FE0FEF" w:rsidRPr="00F915FE">
          <w:rPr>
            <w:rStyle w:val="af5"/>
            <w:noProof/>
          </w:rPr>
          <w:t>研究背景</w:t>
        </w:r>
        <w:r w:rsidR="00FE0FEF">
          <w:rPr>
            <w:noProof/>
            <w:webHidden/>
          </w:rPr>
          <w:tab/>
        </w:r>
        <w:r w:rsidR="00FE0FEF">
          <w:rPr>
            <w:noProof/>
            <w:webHidden/>
          </w:rPr>
          <w:fldChar w:fldCharType="begin"/>
        </w:r>
        <w:r w:rsidR="00FE0FEF">
          <w:rPr>
            <w:noProof/>
            <w:webHidden/>
          </w:rPr>
          <w:instrText xml:space="preserve"> PAGEREF _Toc12468630 \h </w:instrText>
        </w:r>
        <w:r w:rsidR="00FE0FEF">
          <w:rPr>
            <w:noProof/>
            <w:webHidden/>
          </w:rPr>
        </w:r>
        <w:r w:rsidR="00FE0FEF">
          <w:rPr>
            <w:noProof/>
            <w:webHidden/>
          </w:rPr>
          <w:fldChar w:fldCharType="separate"/>
        </w:r>
        <w:r w:rsidR="00FE0FEF">
          <w:rPr>
            <w:noProof/>
            <w:webHidden/>
          </w:rPr>
          <w:t>1</w:t>
        </w:r>
        <w:r w:rsidR="00FE0FEF">
          <w:rPr>
            <w:noProof/>
            <w:webHidden/>
          </w:rPr>
          <w:fldChar w:fldCharType="end"/>
        </w:r>
      </w:hyperlink>
    </w:p>
    <w:p w14:paraId="4845ADA0" w14:textId="1C4E5756" w:rsidR="00FE0FEF" w:rsidRDefault="0041206E">
      <w:pPr>
        <w:pStyle w:val="23"/>
        <w:rPr>
          <w:rFonts w:cstheme="minorBidi"/>
          <w:noProof/>
          <w:kern w:val="2"/>
          <w:sz w:val="21"/>
          <w:szCs w:val="24"/>
        </w:rPr>
      </w:pPr>
      <w:hyperlink w:anchor="_Toc12468631" w:history="1">
        <w:r w:rsidR="00FE0FEF" w:rsidRPr="00F915FE">
          <w:rPr>
            <w:rStyle w:val="af5"/>
            <w:noProof/>
          </w:rPr>
          <w:t xml:space="preserve">1.2 </w:t>
        </w:r>
        <w:r w:rsidR="00FE0FEF" w:rsidRPr="00F915FE">
          <w:rPr>
            <w:rStyle w:val="af5"/>
            <w:noProof/>
          </w:rPr>
          <w:t>研究现状</w:t>
        </w:r>
        <w:r w:rsidR="00FE0FEF">
          <w:rPr>
            <w:noProof/>
            <w:webHidden/>
          </w:rPr>
          <w:tab/>
        </w:r>
        <w:r w:rsidR="00FE0FEF">
          <w:rPr>
            <w:noProof/>
            <w:webHidden/>
          </w:rPr>
          <w:fldChar w:fldCharType="begin"/>
        </w:r>
        <w:r w:rsidR="00FE0FEF">
          <w:rPr>
            <w:noProof/>
            <w:webHidden/>
          </w:rPr>
          <w:instrText xml:space="preserve"> PAGEREF _Toc12468631 \h </w:instrText>
        </w:r>
        <w:r w:rsidR="00FE0FEF">
          <w:rPr>
            <w:noProof/>
            <w:webHidden/>
          </w:rPr>
        </w:r>
        <w:r w:rsidR="00FE0FEF">
          <w:rPr>
            <w:noProof/>
            <w:webHidden/>
          </w:rPr>
          <w:fldChar w:fldCharType="separate"/>
        </w:r>
        <w:r w:rsidR="00FE0FEF">
          <w:rPr>
            <w:noProof/>
            <w:webHidden/>
          </w:rPr>
          <w:t>2</w:t>
        </w:r>
        <w:r w:rsidR="00FE0FEF">
          <w:rPr>
            <w:noProof/>
            <w:webHidden/>
          </w:rPr>
          <w:fldChar w:fldCharType="end"/>
        </w:r>
      </w:hyperlink>
    </w:p>
    <w:p w14:paraId="3422BD13" w14:textId="30336C9D" w:rsidR="00FE0FEF" w:rsidRDefault="0041206E">
      <w:pPr>
        <w:pStyle w:val="23"/>
        <w:rPr>
          <w:rFonts w:cstheme="minorBidi"/>
          <w:noProof/>
          <w:kern w:val="2"/>
          <w:sz w:val="21"/>
          <w:szCs w:val="24"/>
        </w:rPr>
      </w:pPr>
      <w:hyperlink w:anchor="_Toc12468632" w:history="1">
        <w:r w:rsidR="00FE0FEF" w:rsidRPr="00F915FE">
          <w:rPr>
            <w:rStyle w:val="af5"/>
            <w:noProof/>
          </w:rPr>
          <w:t xml:space="preserve">1.3 </w:t>
        </w:r>
        <w:r w:rsidR="00FE0FEF" w:rsidRPr="00F915FE">
          <w:rPr>
            <w:rStyle w:val="af5"/>
            <w:noProof/>
          </w:rPr>
          <w:t>研究内容</w:t>
        </w:r>
        <w:r w:rsidR="00FE0FEF">
          <w:rPr>
            <w:noProof/>
            <w:webHidden/>
          </w:rPr>
          <w:tab/>
        </w:r>
        <w:r w:rsidR="00FE0FEF">
          <w:rPr>
            <w:noProof/>
            <w:webHidden/>
          </w:rPr>
          <w:fldChar w:fldCharType="begin"/>
        </w:r>
        <w:r w:rsidR="00FE0FEF">
          <w:rPr>
            <w:noProof/>
            <w:webHidden/>
          </w:rPr>
          <w:instrText xml:space="preserve"> PAGEREF _Toc12468632 \h </w:instrText>
        </w:r>
        <w:r w:rsidR="00FE0FEF">
          <w:rPr>
            <w:noProof/>
            <w:webHidden/>
          </w:rPr>
        </w:r>
        <w:r w:rsidR="00FE0FEF">
          <w:rPr>
            <w:noProof/>
            <w:webHidden/>
          </w:rPr>
          <w:fldChar w:fldCharType="separate"/>
        </w:r>
        <w:r w:rsidR="00FE0FEF">
          <w:rPr>
            <w:noProof/>
            <w:webHidden/>
          </w:rPr>
          <w:t>3</w:t>
        </w:r>
        <w:r w:rsidR="00FE0FEF">
          <w:rPr>
            <w:noProof/>
            <w:webHidden/>
          </w:rPr>
          <w:fldChar w:fldCharType="end"/>
        </w:r>
      </w:hyperlink>
    </w:p>
    <w:p w14:paraId="33BC5599" w14:textId="648181E4" w:rsidR="00FE0FEF" w:rsidRDefault="0041206E">
      <w:pPr>
        <w:pStyle w:val="23"/>
        <w:rPr>
          <w:rFonts w:cstheme="minorBidi"/>
          <w:noProof/>
          <w:kern w:val="2"/>
          <w:sz w:val="21"/>
          <w:szCs w:val="24"/>
        </w:rPr>
      </w:pPr>
      <w:hyperlink w:anchor="_Toc12468633" w:history="1">
        <w:r w:rsidR="00FE0FEF" w:rsidRPr="00F915FE">
          <w:rPr>
            <w:rStyle w:val="af5"/>
            <w:noProof/>
          </w:rPr>
          <w:t xml:space="preserve">1.4 </w:t>
        </w:r>
        <w:r w:rsidR="00FE0FEF" w:rsidRPr="00F915FE">
          <w:rPr>
            <w:rStyle w:val="af5"/>
            <w:noProof/>
          </w:rPr>
          <w:t>论文的结构安排</w:t>
        </w:r>
        <w:r w:rsidR="00FE0FEF">
          <w:rPr>
            <w:noProof/>
            <w:webHidden/>
          </w:rPr>
          <w:tab/>
        </w:r>
        <w:r w:rsidR="00FE0FEF">
          <w:rPr>
            <w:noProof/>
            <w:webHidden/>
          </w:rPr>
          <w:fldChar w:fldCharType="begin"/>
        </w:r>
        <w:r w:rsidR="00FE0FEF">
          <w:rPr>
            <w:noProof/>
            <w:webHidden/>
          </w:rPr>
          <w:instrText xml:space="preserve"> PAGEREF _Toc12468633 \h </w:instrText>
        </w:r>
        <w:r w:rsidR="00FE0FEF">
          <w:rPr>
            <w:noProof/>
            <w:webHidden/>
          </w:rPr>
        </w:r>
        <w:r w:rsidR="00FE0FEF">
          <w:rPr>
            <w:noProof/>
            <w:webHidden/>
          </w:rPr>
          <w:fldChar w:fldCharType="separate"/>
        </w:r>
        <w:r w:rsidR="00FE0FEF">
          <w:rPr>
            <w:noProof/>
            <w:webHidden/>
          </w:rPr>
          <w:t>4</w:t>
        </w:r>
        <w:r w:rsidR="00FE0FEF">
          <w:rPr>
            <w:noProof/>
            <w:webHidden/>
          </w:rPr>
          <w:fldChar w:fldCharType="end"/>
        </w:r>
      </w:hyperlink>
    </w:p>
    <w:p w14:paraId="5B2CA44C" w14:textId="10C05A48" w:rsidR="00FE0FEF" w:rsidRDefault="0041206E">
      <w:pPr>
        <w:pStyle w:val="11"/>
        <w:tabs>
          <w:tab w:val="right" w:leader="dot" w:pos="8296"/>
        </w:tabs>
        <w:rPr>
          <w:rFonts w:cstheme="minorBidi"/>
          <w:noProof/>
          <w:kern w:val="2"/>
          <w:sz w:val="21"/>
          <w:szCs w:val="24"/>
        </w:rPr>
      </w:pPr>
      <w:hyperlink w:anchor="_Toc12468634" w:history="1">
        <w:r w:rsidR="00FE0FEF" w:rsidRPr="00F915FE">
          <w:rPr>
            <w:rStyle w:val="af5"/>
            <w:noProof/>
          </w:rPr>
          <w:t>第二章</w:t>
        </w:r>
        <w:r w:rsidR="00FE0FEF" w:rsidRPr="00F915FE">
          <w:rPr>
            <w:rStyle w:val="af5"/>
            <w:noProof/>
          </w:rPr>
          <w:t xml:space="preserve">  </w:t>
        </w:r>
        <w:r w:rsidR="00FE0FEF" w:rsidRPr="00F915FE">
          <w:rPr>
            <w:rStyle w:val="af5"/>
            <w:rFonts w:asciiTheme="minorEastAsia" w:hAnsiTheme="minorEastAsia"/>
            <w:noProof/>
          </w:rPr>
          <w:t>基于无人机节点</w:t>
        </w:r>
        <w:r w:rsidR="00FE0FEF" w:rsidRPr="00F915FE">
          <w:rPr>
            <w:rStyle w:val="af5"/>
            <w:rFonts w:ascii="Times" w:hAnsi="Times"/>
            <w:noProof/>
          </w:rPr>
          <w:t>的</w:t>
        </w:r>
        <w:r w:rsidR="00FE0FEF" w:rsidRPr="00F915FE">
          <w:rPr>
            <w:rStyle w:val="af5"/>
            <w:rFonts w:asciiTheme="minorEastAsia" w:hAnsiTheme="minorEastAsia"/>
            <w:noProof/>
          </w:rPr>
          <w:t>三维无标度Ad Hoc网络容量分析</w:t>
        </w:r>
        <w:r w:rsidR="00FE0FEF">
          <w:rPr>
            <w:noProof/>
            <w:webHidden/>
          </w:rPr>
          <w:tab/>
        </w:r>
        <w:r w:rsidR="00FE0FEF">
          <w:rPr>
            <w:noProof/>
            <w:webHidden/>
          </w:rPr>
          <w:fldChar w:fldCharType="begin"/>
        </w:r>
        <w:r w:rsidR="00FE0FEF">
          <w:rPr>
            <w:noProof/>
            <w:webHidden/>
          </w:rPr>
          <w:instrText xml:space="preserve"> PAGEREF _Toc12468634 \h </w:instrText>
        </w:r>
        <w:r w:rsidR="00FE0FEF">
          <w:rPr>
            <w:noProof/>
            <w:webHidden/>
          </w:rPr>
        </w:r>
        <w:r w:rsidR="00FE0FEF">
          <w:rPr>
            <w:noProof/>
            <w:webHidden/>
          </w:rPr>
          <w:fldChar w:fldCharType="separate"/>
        </w:r>
        <w:r w:rsidR="00FE0FEF">
          <w:rPr>
            <w:noProof/>
            <w:webHidden/>
          </w:rPr>
          <w:t>5</w:t>
        </w:r>
        <w:r w:rsidR="00FE0FEF">
          <w:rPr>
            <w:noProof/>
            <w:webHidden/>
          </w:rPr>
          <w:fldChar w:fldCharType="end"/>
        </w:r>
      </w:hyperlink>
    </w:p>
    <w:p w14:paraId="5AA7F005" w14:textId="7CBD9CC7" w:rsidR="00FE0FEF" w:rsidRDefault="0041206E">
      <w:pPr>
        <w:pStyle w:val="23"/>
        <w:rPr>
          <w:rFonts w:cstheme="minorBidi"/>
          <w:noProof/>
          <w:kern w:val="2"/>
          <w:sz w:val="21"/>
          <w:szCs w:val="24"/>
        </w:rPr>
      </w:pPr>
      <w:hyperlink w:anchor="_Toc12468635" w:history="1">
        <w:r w:rsidR="00FE0FEF" w:rsidRPr="00F915FE">
          <w:rPr>
            <w:rStyle w:val="af5"/>
            <w:noProof/>
          </w:rPr>
          <w:t xml:space="preserve">2.1  </w:t>
        </w:r>
        <w:r w:rsidR="00FE0FEF" w:rsidRPr="00F915FE">
          <w:rPr>
            <w:rStyle w:val="af5"/>
            <w:noProof/>
          </w:rPr>
          <w:t>无标度网络特性</w:t>
        </w:r>
        <w:r w:rsidR="00FE0FEF">
          <w:rPr>
            <w:noProof/>
            <w:webHidden/>
          </w:rPr>
          <w:tab/>
        </w:r>
        <w:r w:rsidR="00FE0FEF">
          <w:rPr>
            <w:noProof/>
            <w:webHidden/>
          </w:rPr>
          <w:fldChar w:fldCharType="begin"/>
        </w:r>
        <w:r w:rsidR="00FE0FEF">
          <w:rPr>
            <w:noProof/>
            <w:webHidden/>
          </w:rPr>
          <w:instrText xml:space="preserve"> PAGEREF _Toc12468635 \h </w:instrText>
        </w:r>
        <w:r w:rsidR="00FE0FEF">
          <w:rPr>
            <w:noProof/>
            <w:webHidden/>
          </w:rPr>
        </w:r>
        <w:r w:rsidR="00FE0FEF">
          <w:rPr>
            <w:noProof/>
            <w:webHidden/>
          </w:rPr>
          <w:fldChar w:fldCharType="separate"/>
        </w:r>
        <w:r w:rsidR="00FE0FEF">
          <w:rPr>
            <w:noProof/>
            <w:webHidden/>
          </w:rPr>
          <w:t>5</w:t>
        </w:r>
        <w:r w:rsidR="00FE0FEF">
          <w:rPr>
            <w:noProof/>
            <w:webHidden/>
          </w:rPr>
          <w:fldChar w:fldCharType="end"/>
        </w:r>
      </w:hyperlink>
    </w:p>
    <w:p w14:paraId="77AFC5AE" w14:textId="54EEBB4A" w:rsidR="00FE0FEF" w:rsidRDefault="0041206E">
      <w:pPr>
        <w:pStyle w:val="23"/>
        <w:rPr>
          <w:rFonts w:cstheme="minorBidi"/>
          <w:noProof/>
          <w:kern w:val="2"/>
          <w:sz w:val="21"/>
          <w:szCs w:val="24"/>
        </w:rPr>
      </w:pPr>
      <w:hyperlink w:anchor="_Toc12468636" w:history="1">
        <w:r w:rsidR="00FE0FEF" w:rsidRPr="00F915FE">
          <w:rPr>
            <w:rStyle w:val="af5"/>
            <w:noProof/>
          </w:rPr>
          <w:t xml:space="preserve">2.2  </w:t>
        </w:r>
        <w:r w:rsidR="00FE0FEF" w:rsidRPr="00F915FE">
          <w:rPr>
            <w:rStyle w:val="af5"/>
            <w:noProof/>
          </w:rPr>
          <w:t>基于通信距离的幂率模型</w:t>
        </w:r>
        <w:r w:rsidR="00FE0FEF">
          <w:rPr>
            <w:noProof/>
            <w:webHidden/>
          </w:rPr>
          <w:tab/>
        </w:r>
        <w:r w:rsidR="00FE0FEF">
          <w:rPr>
            <w:noProof/>
            <w:webHidden/>
          </w:rPr>
          <w:fldChar w:fldCharType="begin"/>
        </w:r>
        <w:r w:rsidR="00FE0FEF">
          <w:rPr>
            <w:noProof/>
            <w:webHidden/>
          </w:rPr>
          <w:instrText xml:space="preserve"> PAGEREF _Toc12468636 \h </w:instrText>
        </w:r>
        <w:r w:rsidR="00FE0FEF">
          <w:rPr>
            <w:noProof/>
            <w:webHidden/>
          </w:rPr>
        </w:r>
        <w:r w:rsidR="00FE0FEF">
          <w:rPr>
            <w:noProof/>
            <w:webHidden/>
          </w:rPr>
          <w:fldChar w:fldCharType="separate"/>
        </w:r>
        <w:r w:rsidR="00FE0FEF">
          <w:rPr>
            <w:noProof/>
            <w:webHidden/>
          </w:rPr>
          <w:t>7</w:t>
        </w:r>
        <w:r w:rsidR="00FE0FEF">
          <w:rPr>
            <w:noProof/>
            <w:webHidden/>
          </w:rPr>
          <w:fldChar w:fldCharType="end"/>
        </w:r>
      </w:hyperlink>
    </w:p>
    <w:p w14:paraId="2D3FAA8F" w14:textId="4409E372" w:rsidR="00FE0FEF" w:rsidRDefault="0041206E">
      <w:pPr>
        <w:pStyle w:val="23"/>
        <w:rPr>
          <w:rFonts w:cstheme="minorBidi"/>
          <w:noProof/>
          <w:kern w:val="2"/>
          <w:sz w:val="21"/>
          <w:szCs w:val="24"/>
        </w:rPr>
      </w:pPr>
      <w:hyperlink w:anchor="_Toc12468637" w:history="1">
        <w:r w:rsidR="00FE0FEF" w:rsidRPr="00F915FE">
          <w:rPr>
            <w:rStyle w:val="af5"/>
            <w:noProof/>
          </w:rPr>
          <w:t xml:space="preserve">2.3  </w:t>
        </w:r>
        <w:r w:rsidR="00FE0FEF" w:rsidRPr="00F915FE">
          <w:rPr>
            <w:rStyle w:val="af5"/>
            <w:noProof/>
          </w:rPr>
          <w:t>三维无标度</w:t>
        </w:r>
        <w:r w:rsidR="00FE0FEF" w:rsidRPr="00F915FE">
          <w:rPr>
            <w:rStyle w:val="af5"/>
            <w:noProof/>
          </w:rPr>
          <w:t>Ad Hoc</w:t>
        </w:r>
        <w:r w:rsidR="00FE0FEF" w:rsidRPr="00F915FE">
          <w:rPr>
            <w:rStyle w:val="af5"/>
            <w:noProof/>
          </w:rPr>
          <w:t>网络分析模型</w:t>
        </w:r>
        <w:r w:rsidR="00FE0FEF">
          <w:rPr>
            <w:noProof/>
            <w:webHidden/>
          </w:rPr>
          <w:tab/>
        </w:r>
        <w:r w:rsidR="00FE0FEF">
          <w:rPr>
            <w:noProof/>
            <w:webHidden/>
          </w:rPr>
          <w:fldChar w:fldCharType="begin"/>
        </w:r>
        <w:r w:rsidR="00FE0FEF">
          <w:rPr>
            <w:noProof/>
            <w:webHidden/>
          </w:rPr>
          <w:instrText xml:space="preserve"> PAGEREF _Toc12468637 \h </w:instrText>
        </w:r>
        <w:r w:rsidR="00FE0FEF">
          <w:rPr>
            <w:noProof/>
            <w:webHidden/>
          </w:rPr>
        </w:r>
        <w:r w:rsidR="00FE0FEF">
          <w:rPr>
            <w:noProof/>
            <w:webHidden/>
          </w:rPr>
          <w:fldChar w:fldCharType="separate"/>
        </w:r>
        <w:r w:rsidR="00FE0FEF">
          <w:rPr>
            <w:noProof/>
            <w:webHidden/>
          </w:rPr>
          <w:t>7</w:t>
        </w:r>
        <w:r w:rsidR="00FE0FEF">
          <w:rPr>
            <w:noProof/>
            <w:webHidden/>
          </w:rPr>
          <w:fldChar w:fldCharType="end"/>
        </w:r>
      </w:hyperlink>
    </w:p>
    <w:p w14:paraId="7E7EFDA5" w14:textId="29AC01F5" w:rsidR="00FE0FEF" w:rsidRDefault="0041206E">
      <w:pPr>
        <w:pStyle w:val="23"/>
        <w:rPr>
          <w:rFonts w:cstheme="minorBidi"/>
          <w:noProof/>
          <w:kern w:val="2"/>
          <w:sz w:val="21"/>
          <w:szCs w:val="24"/>
        </w:rPr>
      </w:pPr>
      <w:hyperlink w:anchor="_Toc12468638" w:history="1">
        <w:r w:rsidR="00FE0FEF" w:rsidRPr="00F915FE">
          <w:rPr>
            <w:rStyle w:val="af5"/>
            <w:noProof/>
          </w:rPr>
          <w:t xml:space="preserve">2.4  </w:t>
        </w:r>
        <w:r w:rsidR="00FE0FEF" w:rsidRPr="00F915FE">
          <w:rPr>
            <w:rStyle w:val="af5"/>
            <w:noProof/>
          </w:rPr>
          <w:t>具有无标度特性的三维网络容量分析</w:t>
        </w:r>
        <w:r w:rsidR="00FE0FEF">
          <w:rPr>
            <w:noProof/>
            <w:webHidden/>
          </w:rPr>
          <w:tab/>
        </w:r>
        <w:r w:rsidR="00FE0FEF">
          <w:rPr>
            <w:noProof/>
            <w:webHidden/>
          </w:rPr>
          <w:fldChar w:fldCharType="begin"/>
        </w:r>
        <w:r w:rsidR="00FE0FEF">
          <w:rPr>
            <w:noProof/>
            <w:webHidden/>
          </w:rPr>
          <w:instrText xml:space="preserve"> PAGEREF _Toc12468638 \h </w:instrText>
        </w:r>
        <w:r w:rsidR="00FE0FEF">
          <w:rPr>
            <w:noProof/>
            <w:webHidden/>
          </w:rPr>
        </w:r>
        <w:r w:rsidR="00FE0FEF">
          <w:rPr>
            <w:noProof/>
            <w:webHidden/>
          </w:rPr>
          <w:fldChar w:fldCharType="separate"/>
        </w:r>
        <w:r w:rsidR="00FE0FEF">
          <w:rPr>
            <w:noProof/>
            <w:webHidden/>
          </w:rPr>
          <w:t>10</w:t>
        </w:r>
        <w:r w:rsidR="00FE0FEF">
          <w:rPr>
            <w:noProof/>
            <w:webHidden/>
          </w:rPr>
          <w:fldChar w:fldCharType="end"/>
        </w:r>
      </w:hyperlink>
    </w:p>
    <w:p w14:paraId="68D5B101" w14:textId="7D526EC6" w:rsidR="00FE0FEF" w:rsidRDefault="0041206E">
      <w:pPr>
        <w:pStyle w:val="23"/>
        <w:rPr>
          <w:rFonts w:cstheme="minorBidi"/>
          <w:noProof/>
          <w:kern w:val="2"/>
          <w:sz w:val="21"/>
          <w:szCs w:val="24"/>
        </w:rPr>
      </w:pPr>
      <w:hyperlink w:anchor="_Toc12468639" w:history="1">
        <w:r w:rsidR="00FE0FEF" w:rsidRPr="00F915FE">
          <w:rPr>
            <w:rStyle w:val="af5"/>
            <w:noProof/>
          </w:rPr>
          <w:t xml:space="preserve">2.5  </w:t>
        </w:r>
        <w:r w:rsidR="00FE0FEF" w:rsidRPr="00F915FE">
          <w:rPr>
            <w:rStyle w:val="af5"/>
            <w:noProof/>
          </w:rPr>
          <w:t>具有无标度特性的三维网络拓扑生成算法</w:t>
        </w:r>
        <w:r w:rsidR="00FE0FEF">
          <w:rPr>
            <w:noProof/>
            <w:webHidden/>
          </w:rPr>
          <w:tab/>
        </w:r>
        <w:r w:rsidR="00FE0FEF">
          <w:rPr>
            <w:noProof/>
            <w:webHidden/>
          </w:rPr>
          <w:fldChar w:fldCharType="begin"/>
        </w:r>
        <w:r w:rsidR="00FE0FEF">
          <w:rPr>
            <w:noProof/>
            <w:webHidden/>
          </w:rPr>
          <w:instrText xml:space="preserve"> PAGEREF _Toc12468639 \h </w:instrText>
        </w:r>
        <w:r w:rsidR="00FE0FEF">
          <w:rPr>
            <w:noProof/>
            <w:webHidden/>
          </w:rPr>
        </w:r>
        <w:r w:rsidR="00FE0FEF">
          <w:rPr>
            <w:noProof/>
            <w:webHidden/>
          </w:rPr>
          <w:fldChar w:fldCharType="separate"/>
        </w:r>
        <w:r w:rsidR="00FE0FEF">
          <w:rPr>
            <w:noProof/>
            <w:webHidden/>
          </w:rPr>
          <w:t>17</w:t>
        </w:r>
        <w:r w:rsidR="00FE0FEF">
          <w:rPr>
            <w:noProof/>
            <w:webHidden/>
          </w:rPr>
          <w:fldChar w:fldCharType="end"/>
        </w:r>
      </w:hyperlink>
    </w:p>
    <w:p w14:paraId="68F45C30" w14:textId="364D36B3" w:rsidR="00FE0FEF" w:rsidRDefault="0041206E">
      <w:pPr>
        <w:pStyle w:val="23"/>
        <w:rPr>
          <w:rFonts w:cstheme="minorBidi"/>
          <w:noProof/>
          <w:kern w:val="2"/>
          <w:sz w:val="21"/>
          <w:szCs w:val="24"/>
        </w:rPr>
      </w:pPr>
      <w:hyperlink w:anchor="_Toc12468640" w:history="1">
        <w:r w:rsidR="00FE0FEF" w:rsidRPr="00F915FE">
          <w:rPr>
            <w:rStyle w:val="af5"/>
            <w:noProof/>
          </w:rPr>
          <w:t xml:space="preserve">2.6 </w:t>
        </w:r>
        <w:r w:rsidR="00FE0FEF" w:rsidRPr="00F915FE">
          <w:rPr>
            <w:rStyle w:val="af5"/>
            <w:noProof/>
          </w:rPr>
          <w:t>仿真结果和分析</w:t>
        </w:r>
        <w:r w:rsidR="00FE0FEF">
          <w:rPr>
            <w:noProof/>
            <w:webHidden/>
          </w:rPr>
          <w:tab/>
        </w:r>
        <w:r w:rsidR="00FE0FEF">
          <w:rPr>
            <w:noProof/>
            <w:webHidden/>
          </w:rPr>
          <w:fldChar w:fldCharType="begin"/>
        </w:r>
        <w:r w:rsidR="00FE0FEF">
          <w:rPr>
            <w:noProof/>
            <w:webHidden/>
          </w:rPr>
          <w:instrText xml:space="preserve"> PAGEREF _Toc12468640 \h </w:instrText>
        </w:r>
        <w:r w:rsidR="00FE0FEF">
          <w:rPr>
            <w:noProof/>
            <w:webHidden/>
          </w:rPr>
        </w:r>
        <w:r w:rsidR="00FE0FEF">
          <w:rPr>
            <w:noProof/>
            <w:webHidden/>
          </w:rPr>
          <w:fldChar w:fldCharType="separate"/>
        </w:r>
        <w:r w:rsidR="00FE0FEF">
          <w:rPr>
            <w:noProof/>
            <w:webHidden/>
          </w:rPr>
          <w:t>25</w:t>
        </w:r>
        <w:r w:rsidR="00FE0FEF">
          <w:rPr>
            <w:noProof/>
            <w:webHidden/>
          </w:rPr>
          <w:fldChar w:fldCharType="end"/>
        </w:r>
      </w:hyperlink>
    </w:p>
    <w:p w14:paraId="01817BB4" w14:textId="4E76229F" w:rsidR="00FE0FEF" w:rsidRDefault="0041206E">
      <w:pPr>
        <w:pStyle w:val="23"/>
        <w:rPr>
          <w:rFonts w:cstheme="minorBidi"/>
          <w:noProof/>
          <w:kern w:val="2"/>
          <w:sz w:val="21"/>
          <w:szCs w:val="24"/>
        </w:rPr>
      </w:pPr>
      <w:hyperlink w:anchor="_Toc12468641" w:history="1">
        <w:r w:rsidR="00FE0FEF" w:rsidRPr="00F915FE">
          <w:rPr>
            <w:rStyle w:val="af5"/>
            <w:noProof/>
          </w:rPr>
          <w:t xml:space="preserve">2.7 </w:t>
        </w:r>
        <w:r w:rsidR="00FE0FEF" w:rsidRPr="00F915FE">
          <w:rPr>
            <w:rStyle w:val="af5"/>
            <w:noProof/>
          </w:rPr>
          <w:t>本章小结</w:t>
        </w:r>
        <w:r w:rsidR="00FE0FEF">
          <w:rPr>
            <w:noProof/>
            <w:webHidden/>
          </w:rPr>
          <w:tab/>
        </w:r>
        <w:r w:rsidR="00FE0FEF">
          <w:rPr>
            <w:noProof/>
            <w:webHidden/>
          </w:rPr>
          <w:fldChar w:fldCharType="begin"/>
        </w:r>
        <w:r w:rsidR="00FE0FEF">
          <w:rPr>
            <w:noProof/>
            <w:webHidden/>
          </w:rPr>
          <w:instrText xml:space="preserve"> PAGEREF _Toc12468641 \h </w:instrText>
        </w:r>
        <w:r w:rsidR="00FE0FEF">
          <w:rPr>
            <w:noProof/>
            <w:webHidden/>
          </w:rPr>
        </w:r>
        <w:r w:rsidR="00FE0FEF">
          <w:rPr>
            <w:noProof/>
            <w:webHidden/>
          </w:rPr>
          <w:fldChar w:fldCharType="separate"/>
        </w:r>
        <w:r w:rsidR="00FE0FEF">
          <w:rPr>
            <w:noProof/>
            <w:webHidden/>
          </w:rPr>
          <w:t>28</w:t>
        </w:r>
        <w:r w:rsidR="00FE0FEF">
          <w:rPr>
            <w:noProof/>
            <w:webHidden/>
          </w:rPr>
          <w:fldChar w:fldCharType="end"/>
        </w:r>
      </w:hyperlink>
    </w:p>
    <w:p w14:paraId="5F7348D5" w14:textId="4F828EDA" w:rsidR="00FE0FEF" w:rsidRDefault="0041206E">
      <w:pPr>
        <w:pStyle w:val="11"/>
        <w:tabs>
          <w:tab w:val="right" w:leader="dot" w:pos="8296"/>
        </w:tabs>
        <w:rPr>
          <w:rFonts w:cstheme="minorBidi"/>
          <w:noProof/>
          <w:kern w:val="2"/>
          <w:sz w:val="21"/>
          <w:szCs w:val="24"/>
        </w:rPr>
      </w:pPr>
      <w:hyperlink w:anchor="_Toc12468642" w:history="1">
        <w:r w:rsidR="00FE0FEF" w:rsidRPr="00F915FE">
          <w:rPr>
            <w:rStyle w:val="af5"/>
            <w:noProof/>
          </w:rPr>
          <w:t>第三章</w:t>
        </w:r>
        <w:r w:rsidR="00FE0FEF" w:rsidRPr="00F915FE">
          <w:rPr>
            <w:rStyle w:val="af5"/>
            <w:noProof/>
          </w:rPr>
          <w:t xml:space="preserve">  </w:t>
        </w:r>
        <w:r w:rsidR="00FE0FEF" w:rsidRPr="00F915FE">
          <w:rPr>
            <w:rStyle w:val="af5"/>
            <w:noProof/>
          </w:rPr>
          <w:t>基于无人机节点的三维混合无标度网络容量分析</w:t>
        </w:r>
        <w:r w:rsidR="00FE0FEF">
          <w:rPr>
            <w:noProof/>
            <w:webHidden/>
          </w:rPr>
          <w:tab/>
        </w:r>
        <w:r w:rsidR="00FE0FEF">
          <w:rPr>
            <w:noProof/>
            <w:webHidden/>
          </w:rPr>
          <w:fldChar w:fldCharType="begin"/>
        </w:r>
        <w:r w:rsidR="00FE0FEF">
          <w:rPr>
            <w:noProof/>
            <w:webHidden/>
          </w:rPr>
          <w:instrText xml:space="preserve"> PAGEREF _Toc12468642 \h </w:instrText>
        </w:r>
        <w:r w:rsidR="00FE0FEF">
          <w:rPr>
            <w:noProof/>
            <w:webHidden/>
          </w:rPr>
        </w:r>
        <w:r w:rsidR="00FE0FEF">
          <w:rPr>
            <w:noProof/>
            <w:webHidden/>
          </w:rPr>
          <w:fldChar w:fldCharType="separate"/>
        </w:r>
        <w:r w:rsidR="00FE0FEF">
          <w:rPr>
            <w:noProof/>
            <w:webHidden/>
          </w:rPr>
          <w:t>29</w:t>
        </w:r>
        <w:r w:rsidR="00FE0FEF">
          <w:rPr>
            <w:noProof/>
            <w:webHidden/>
          </w:rPr>
          <w:fldChar w:fldCharType="end"/>
        </w:r>
      </w:hyperlink>
    </w:p>
    <w:p w14:paraId="64BE062B" w14:textId="40CFD968" w:rsidR="00FE0FEF" w:rsidRDefault="0041206E">
      <w:pPr>
        <w:pStyle w:val="23"/>
        <w:rPr>
          <w:rFonts w:cstheme="minorBidi"/>
          <w:noProof/>
          <w:kern w:val="2"/>
          <w:sz w:val="21"/>
          <w:szCs w:val="24"/>
        </w:rPr>
      </w:pPr>
      <w:hyperlink w:anchor="_Toc12468643" w:history="1">
        <w:r w:rsidR="00FE0FEF" w:rsidRPr="00F915FE">
          <w:rPr>
            <w:rStyle w:val="af5"/>
            <w:noProof/>
          </w:rPr>
          <w:t xml:space="preserve">3.1  </w:t>
        </w:r>
        <w:r w:rsidR="00FE0FEF" w:rsidRPr="00F915FE">
          <w:rPr>
            <w:rStyle w:val="af5"/>
            <w:noProof/>
          </w:rPr>
          <w:t>混合网络定义</w:t>
        </w:r>
        <w:r w:rsidR="00FE0FEF">
          <w:rPr>
            <w:noProof/>
            <w:webHidden/>
          </w:rPr>
          <w:tab/>
        </w:r>
        <w:r w:rsidR="00FE0FEF">
          <w:rPr>
            <w:noProof/>
            <w:webHidden/>
          </w:rPr>
          <w:fldChar w:fldCharType="begin"/>
        </w:r>
        <w:r w:rsidR="00FE0FEF">
          <w:rPr>
            <w:noProof/>
            <w:webHidden/>
          </w:rPr>
          <w:instrText xml:space="preserve"> PAGEREF _Toc12468643 \h </w:instrText>
        </w:r>
        <w:r w:rsidR="00FE0FEF">
          <w:rPr>
            <w:noProof/>
            <w:webHidden/>
          </w:rPr>
        </w:r>
        <w:r w:rsidR="00FE0FEF">
          <w:rPr>
            <w:noProof/>
            <w:webHidden/>
          </w:rPr>
          <w:fldChar w:fldCharType="separate"/>
        </w:r>
        <w:r w:rsidR="00FE0FEF">
          <w:rPr>
            <w:noProof/>
            <w:webHidden/>
          </w:rPr>
          <w:t>29</w:t>
        </w:r>
        <w:r w:rsidR="00FE0FEF">
          <w:rPr>
            <w:noProof/>
            <w:webHidden/>
          </w:rPr>
          <w:fldChar w:fldCharType="end"/>
        </w:r>
      </w:hyperlink>
    </w:p>
    <w:p w14:paraId="68FF8F69" w14:textId="088425B1" w:rsidR="00FE0FEF" w:rsidRDefault="0041206E">
      <w:pPr>
        <w:pStyle w:val="23"/>
        <w:rPr>
          <w:rFonts w:cstheme="minorBidi"/>
          <w:noProof/>
          <w:kern w:val="2"/>
          <w:sz w:val="21"/>
          <w:szCs w:val="24"/>
        </w:rPr>
      </w:pPr>
      <w:hyperlink w:anchor="_Toc12468644" w:history="1">
        <w:r w:rsidR="00FE0FEF" w:rsidRPr="00F915FE">
          <w:rPr>
            <w:rStyle w:val="af5"/>
            <w:noProof/>
          </w:rPr>
          <w:t xml:space="preserve">3.2 </w:t>
        </w:r>
        <w:r w:rsidR="00FE0FEF" w:rsidRPr="00F915FE">
          <w:rPr>
            <w:rStyle w:val="af5"/>
            <w:noProof/>
          </w:rPr>
          <w:t>基于节点分布在三维空间的混合网络模型</w:t>
        </w:r>
        <w:r w:rsidR="00FE0FEF">
          <w:rPr>
            <w:noProof/>
            <w:webHidden/>
          </w:rPr>
          <w:tab/>
        </w:r>
        <w:r w:rsidR="00FE0FEF">
          <w:rPr>
            <w:noProof/>
            <w:webHidden/>
          </w:rPr>
          <w:fldChar w:fldCharType="begin"/>
        </w:r>
        <w:r w:rsidR="00FE0FEF">
          <w:rPr>
            <w:noProof/>
            <w:webHidden/>
          </w:rPr>
          <w:instrText xml:space="preserve"> PAGEREF _Toc12468644 \h </w:instrText>
        </w:r>
        <w:r w:rsidR="00FE0FEF">
          <w:rPr>
            <w:noProof/>
            <w:webHidden/>
          </w:rPr>
        </w:r>
        <w:r w:rsidR="00FE0FEF">
          <w:rPr>
            <w:noProof/>
            <w:webHidden/>
          </w:rPr>
          <w:fldChar w:fldCharType="separate"/>
        </w:r>
        <w:r w:rsidR="00FE0FEF">
          <w:rPr>
            <w:noProof/>
            <w:webHidden/>
          </w:rPr>
          <w:t>30</w:t>
        </w:r>
        <w:r w:rsidR="00FE0FEF">
          <w:rPr>
            <w:noProof/>
            <w:webHidden/>
          </w:rPr>
          <w:fldChar w:fldCharType="end"/>
        </w:r>
      </w:hyperlink>
    </w:p>
    <w:p w14:paraId="2F2DAFA6" w14:textId="09AE6638" w:rsidR="00FE0FEF" w:rsidRDefault="0041206E">
      <w:pPr>
        <w:pStyle w:val="23"/>
        <w:rPr>
          <w:rFonts w:cstheme="minorBidi"/>
          <w:noProof/>
          <w:kern w:val="2"/>
          <w:sz w:val="21"/>
          <w:szCs w:val="24"/>
        </w:rPr>
      </w:pPr>
      <w:hyperlink w:anchor="_Toc12468645" w:history="1">
        <w:r w:rsidR="00FE0FEF" w:rsidRPr="00F915FE">
          <w:rPr>
            <w:rStyle w:val="af5"/>
            <w:noProof/>
          </w:rPr>
          <w:t xml:space="preserve">3.3 </w:t>
        </w:r>
        <w:r w:rsidR="00FE0FEF" w:rsidRPr="00F915FE">
          <w:rPr>
            <w:rStyle w:val="af5"/>
            <w:noProof/>
          </w:rPr>
          <w:t>具有无标度特性的三维混合网络容量推导</w:t>
        </w:r>
        <w:r w:rsidR="00FE0FEF">
          <w:rPr>
            <w:noProof/>
            <w:webHidden/>
          </w:rPr>
          <w:tab/>
        </w:r>
        <w:r w:rsidR="00FE0FEF">
          <w:rPr>
            <w:noProof/>
            <w:webHidden/>
          </w:rPr>
          <w:fldChar w:fldCharType="begin"/>
        </w:r>
        <w:r w:rsidR="00FE0FEF">
          <w:rPr>
            <w:noProof/>
            <w:webHidden/>
          </w:rPr>
          <w:instrText xml:space="preserve"> PAGEREF _Toc12468645 \h </w:instrText>
        </w:r>
        <w:r w:rsidR="00FE0FEF">
          <w:rPr>
            <w:noProof/>
            <w:webHidden/>
          </w:rPr>
        </w:r>
        <w:r w:rsidR="00FE0FEF">
          <w:rPr>
            <w:noProof/>
            <w:webHidden/>
          </w:rPr>
          <w:fldChar w:fldCharType="separate"/>
        </w:r>
        <w:r w:rsidR="00FE0FEF">
          <w:rPr>
            <w:noProof/>
            <w:webHidden/>
          </w:rPr>
          <w:t>42</w:t>
        </w:r>
        <w:r w:rsidR="00FE0FEF">
          <w:rPr>
            <w:noProof/>
            <w:webHidden/>
          </w:rPr>
          <w:fldChar w:fldCharType="end"/>
        </w:r>
      </w:hyperlink>
    </w:p>
    <w:p w14:paraId="06B83A7E" w14:textId="6027806D" w:rsidR="00FE0FEF" w:rsidRDefault="0041206E">
      <w:pPr>
        <w:pStyle w:val="23"/>
        <w:rPr>
          <w:rFonts w:cstheme="minorBidi"/>
          <w:noProof/>
          <w:kern w:val="2"/>
          <w:sz w:val="21"/>
          <w:szCs w:val="24"/>
        </w:rPr>
      </w:pPr>
      <w:hyperlink w:anchor="_Toc12468646" w:history="1">
        <w:r w:rsidR="00FE0FEF" w:rsidRPr="00F915FE">
          <w:rPr>
            <w:rStyle w:val="af5"/>
            <w:noProof/>
          </w:rPr>
          <w:t xml:space="preserve">3.4 </w:t>
        </w:r>
        <w:r w:rsidR="00FE0FEF" w:rsidRPr="00F915FE">
          <w:rPr>
            <w:rStyle w:val="af5"/>
            <w:noProof/>
          </w:rPr>
          <w:t>仿真结果和分析</w:t>
        </w:r>
        <w:r w:rsidR="00FE0FEF">
          <w:rPr>
            <w:noProof/>
            <w:webHidden/>
          </w:rPr>
          <w:tab/>
        </w:r>
        <w:r w:rsidR="00FE0FEF">
          <w:rPr>
            <w:noProof/>
            <w:webHidden/>
          </w:rPr>
          <w:fldChar w:fldCharType="begin"/>
        </w:r>
        <w:r w:rsidR="00FE0FEF">
          <w:rPr>
            <w:noProof/>
            <w:webHidden/>
          </w:rPr>
          <w:instrText xml:space="preserve"> PAGEREF _Toc12468646 \h </w:instrText>
        </w:r>
        <w:r w:rsidR="00FE0FEF">
          <w:rPr>
            <w:noProof/>
            <w:webHidden/>
          </w:rPr>
        </w:r>
        <w:r w:rsidR="00FE0FEF">
          <w:rPr>
            <w:noProof/>
            <w:webHidden/>
          </w:rPr>
          <w:fldChar w:fldCharType="separate"/>
        </w:r>
        <w:r w:rsidR="00FE0FEF">
          <w:rPr>
            <w:noProof/>
            <w:webHidden/>
          </w:rPr>
          <w:t>52</w:t>
        </w:r>
        <w:r w:rsidR="00FE0FEF">
          <w:rPr>
            <w:noProof/>
            <w:webHidden/>
          </w:rPr>
          <w:fldChar w:fldCharType="end"/>
        </w:r>
      </w:hyperlink>
    </w:p>
    <w:p w14:paraId="64A89650" w14:textId="657DF85E" w:rsidR="00FE0FEF" w:rsidRDefault="0041206E">
      <w:pPr>
        <w:pStyle w:val="23"/>
        <w:rPr>
          <w:rFonts w:cstheme="minorBidi"/>
          <w:noProof/>
          <w:kern w:val="2"/>
          <w:sz w:val="21"/>
          <w:szCs w:val="24"/>
        </w:rPr>
      </w:pPr>
      <w:hyperlink w:anchor="_Toc12468647" w:history="1">
        <w:r w:rsidR="00FE0FEF" w:rsidRPr="00F915FE">
          <w:rPr>
            <w:rStyle w:val="af5"/>
            <w:noProof/>
          </w:rPr>
          <w:t xml:space="preserve">3.5 </w:t>
        </w:r>
        <w:r w:rsidR="00FE0FEF" w:rsidRPr="00F915FE">
          <w:rPr>
            <w:rStyle w:val="af5"/>
            <w:noProof/>
          </w:rPr>
          <w:t>本章小结</w:t>
        </w:r>
        <w:r w:rsidR="00FE0FEF">
          <w:rPr>
            <w:noProof/>
            <w:webHidden/>
          </w:rPr>
          <w:tab/>
        </w:r>
        <w:r w:rsidR="00FE0FEF">
          <w:rPr>
            <w:noProof/>
            <w:webHidden/>
          </w:rPr>
          <w:fldChar w:fldCharType="begin"/>
        </w:r>
        <w:r w:rsidR="00FE0FEF">
          <w:rPr>
            <w:noProof/>
            <w:webHidden/>
          </w:rPr>
          <w:instrText xml:space="preserve"> PAGEREF _Toc12468647 \h </w:instrText>
        </w:r>
        <w:r w:rsidR="00FE0FEF">
          <w:rPr>
            <w:noProof/>
            <w:webHidden/>
          </w:rPr>
        </w:r>
        <w:r w:rsidR="00FE0FEF">
          <w:rPr>
            <w:noProof/>
            <w:webHidden/>
          </w:rPr>
          <w:fldChar w:fldCharType="separate"/>
        </w:r>
        <w:r w:rsidR="00FE0FEF">
          <w:rPr>
            <w:noProof/>
            <w:webHidden/>
          </w:rPr>
          <w:t>56</w:t>
        </w:r>
        <w:r w:rsidR="00FE0FEF">
          <w:rPr>
            <w:noProof/>
            <w:webHidden/>
          </w:rPr>
          <w:fldChar w:fldCharType="end"/>
        </w:r>
      </w:hyperlink>
    </w:p>
    <w:p w14:paraId="329B7127" w14:textId="14C997C4" w:rsidR="00FE0FEF" w:rsidRDefault="0041206E">
      <w:pPr>
        <w:pStyle w:val="11"/>
        <w:tabs>
          <w:tab w:val="right" w:leader="dot" w:pos="8296"/>
        </w:tabs>
        <w:rPr>
          <w:rFonts w:cstheme="minorBidi"/>
          <w:noProof/>
          <w:kern w:val="2"/>
          <w:sz w:val="21"/>
          <w:szCs w:val="24"/>
        </w:rPr>
      </w:pPr>
      <w:hyperlink w:anchor="_Toc12468648" w:history="1">
        <w:r w:rsidR="00FE0FEF" w:rsidRPr="00F915FE">
          <w:rPr>
            <w:rStyle w:val="af5"/>
            <w:noProof/>
          </w:rPr>
          <w:t>第四章</w:t>
        </w:r>
        <w:r w:rsidR="00FE0FEF" w:rsidRPr="00F915FE">
          <w:rPr>
            <w:rStyle w:val="af5"/>
            <w:noProof/>
          </w:rPr>
          <w:t xml:space="preserve"> </w:t>
        </w:r>
        <w:r w:rsidR="00FE0FEF" w:rsidRPr="00F915FE">
          <w:rPr>
            <w:rStyle w:val="af5"/>
            <w:noProof/>
          </w:rPr>
          <w:t>基于车辆节点的二维混合无标度网络容量分析</w:t>
        </w:r>
        <w:r w:rsidR="00FE0FEF">
          <w:rPr>
            <w:noProof/>
            <w:webHidden/>
          </w:rPr>
          <w:tab/>
        </w:r>
        <w:r w:rsidR="00FE0FEF">
          <w:rPr>
            <w:noProof/>
            <w:webHidden/>
          </w:rPr>
          <w:fldChar w:fldCharType="begin"/>
        </w:r>
        <w:r w:rsidR="00FE0FEF">
          <w:rPr>
            <w:noProof/>
            <w:webHidden/>
          </w:rPr>
          <w:instrText xml:space="preserve"> PAGEREF _Toc12468648 \h </w:instrText>
        </w:r>
        <w:r w:rsidR="00FE0FEF">
          <w:rPr>
            <w:noProof/>
            <w:webHidden/>
          </w:rPr>
        </w:r>
        <w:r w:rsidR="00FE0FEF">
          <w:rPr>
            <w:noProof/>
            <w:webHidden/>
          </w:rPr>
          <w:fldChar w:fldCharType="separate"/>
        </w:r>
        <w:r w:rsidR="00FE0FEF">
          <w:rPr>
            <w:noProof/>
            <w:webHidden/>
          </w:rPr>
          <w:t>57</w:t>
        </w:r>
        <w:r w:rsidR="00FE0FEF">
          <w:rPr>
            <w:noProof/>
            <w:webHidden/>
          </w:rPr>
          <w:fldChar w:fldCharType="end"/>
        </w:r>
      </w:hyperlink>
    </w:p>
    <w:p w14:paraId="1050A2D6" w14:textId="7744712D" w:rsidR="00FE0FEF" w:rsidRDefault="0041206E">
      <w:pPr>
        <w:pStyle w:val="23"/>
        <w:rPr>
          <w:rFonts w:cstheme="minorBidi"/>
          <w:noProof/>
          <w:kern w:val="2"/>
          <w:sz w:val="21"/>
          <w:szCs w:val="24"/>
        </w:rPr>
      </w:pPr>
      <w:hyperlink w:anchor="_Toc12468649" w:history="1">
        <w:r w:rsidR="00FE0FEF" w:rsidRPr="00F915FE">
          <w:rPr>
            <w:rStyle w:val="af5"/>
            <w:noProof/>
          </w:rPr>
          <w:t xml:space="preserve">4.1 </w:t>
        </w:r>
        <w:r w:rsidR="00FE0FEF" w:rsidRPr="00F915FE">
          <w:rPr>
            <w:rStyle w:val="af5"/>
            <w:noProof/>
          </w:rPr>
          <w:t>基于节点分布在二维空间的混合网络模型</w:t>
        </w:r>
        <w:r w:rsidR="00FE0FEF">
          <w:rPr>
            <w:noProof/>
            <w:webHidden/>
          </w:rPr>
          <w:tab/>
        </w:r>
        <w:r w:rsidR="00FE0FEF">
          <w:rPr>
            <w:noProof/>
            <w:webHidden/>
          </w:rPr>
          <w:fldChar w:fldCharType="begin"/>
        </w:r>
        <w:r w:rsidR="00FE0FEF">
          <w:rPr>
            <w:noProof/>
            <w:webHidden/>
          </w:rPr>
          <w:instrText xml:space="preserve"> PAGEREF _Toc12468649 \h </w:instrText>
        </w:r>
        <w:r w:rsidR="00FE0FEF">
          <w:rPr>
            <w:noProof/>
            <w:webHidden/>
          </w:rPr>
        </w:r>
        <w:r w:rsidR="00FE0FEF">
          <w:rPr>
            <w:noProof/>
            <w:webHidden/>
          </w:rPr>
          <w:fldChar w:fldCharType="separate"/>
        </w:r>
        <w:r w:rsidR="00FE0FEF">
          <w:rPr>
            <w:noProof/>
            <w:webHidden/>
          </w:rPr>
          <w:t>57</w:t>
        </w:r>
        <w:r w:rsidR="00FE0FEF">
          <w:rPr>
            <w:noProof/>
            <w:webHidden/>
          </w:rPr>
          <w:fldChar w:fldCharType="end"/>
        </w:r>
      </w:hyperlink>
    </w:p>
    <w:p w14:paraId="0083B207" w14:textId="2B060D62" w:rsidR="00FE0FEF" w:rsidRDefault="0041206E">
      <w:pPr>
        <w:pStyle w:val="23"/>
        <w:rPr>
          <w:rFonts w:cstheme="minorBidi"/>
          <w:noProof/>
          <w:kern w:val="2"/>
          <w:sz w:val="21"/>
          <w:szCs w:val="24"/>
        </w:rPr>
      </w:pPr>
      <w:hyperlink w:anchor="_Toc12468650" w:history="1">
        <w:r w:rsidR="00FE0FEF" w:rsidRPr="00F915FE">
          <w:rPr>
            <w:rStyle w:val="af5"/>
            <w:noProof/>
          </w:rPr>
          <w:t xml:space="preserve">4.2 </w:t>
        </w:r>
        <w:r w:rsidR="00FE0FEF" w:rsidRPr="00F915FE">
          <w:rPr>
            <w:rStyle w:val="af5"/>
            <w:noProof/>
          </w:rPr>
          <w:t>具有无标度特性的三维混合网络容量推导</w:t>
        </w:r>
        <w:r w:rsidR="00FE0FEF">
          <w:rPr>
            <w:noProof/>
            <w:webHidden/>
          </w:rPr>
          <w:tab/>
        </w:r>
        <w:r w:rsidR="00FE0FEF">
          <w:rPr>
            <w:noProof/>
            <w:webHidden/>
          </w:rPr>
          <w:fldChar w:fldCharType="begin"/>
        </w:r>
        <w:r w:rsidR="00FE0FEF">
          <w:rPr>
            <w:noProof/>
            <w:webHidden/>
          </w:rPr>
          <w:instrText xml:space="preserve"> PAGEREF _Toc12468650 \h </w:instrText>
        </w:r>
        <w:r w:rsidR="00FE0FEF">
          <w:rPr>
            <w:noProof/>
            <w:webHidden/>
          </w:rPr>
        </w:r>
        <w:r w:rsidR="00FE0FEF">
          <w:rPr>
            <w:noProof/>
            <w:webHidden/>
          </w:rPr>
          <w:fldChar w:fldCharType="separate"/>
        </w:r>
        <w:r w:rsidR="00FE0FEF">
          <w:rPr>
            <w:noProof/>
            <w:webHidden/>
          </w:rPr>
          <w:t>59</w:t>
        </w:r>
        <w:r w:rsidR="00FE0FEF">
          <w:rPr>
            <w:noProof/>
            <w:webHidden/>
          </w:rPr>
          <w:fldChar w:fldCharType="end"/>
        </w:r>
      </w:hyperlink>
    </w:p>
    <w:p w14:paraId="5751788E" w14:textId="23B7A5C5" w:rsidR="00FE0FEF" w:rsidRDefault="0041206E">
      <w:pPr>
        <w:pStyle w:val="23"/>
        <w:rPr>
          <w:rFonts w:cstheme="minorBidi"/>
          <w:noProof/>
          <w:kern w:val="2"/>
          <w:sz w:val="21"/>
          <w:szCs w:val="24"/>
        </w:rPr>
      </w:pPr>
      <w:hyperlink w:anchor="_Toc12468651" w:history="1">
        <w:r w:rsidR="00FE0FEF" w:rsidRPr="00F915FE">
          <w:rPr>
            <w:rStyle w:val="af5"/>
            <w:noProof/>
          </w:rPr>
          <w:t xml:space="preserve">4.3 </w:t>
        </w:r>
        <w:r w:rsidR="00FE0FEF" w:rsidRPr="00F915FE">
          <w:rPr>
            <w:rStyle w:val="af5"/>
            <w:noProof/>
          </w:rPr>
          <w:t>仿真结果分析</w:t>
        </w:r>
        <w:r w:rsidR="00FE0FEF">
          <w:rPr>
            <w:noProof/>
            <w:webHidden/>
          </w:rPr>
          <w:tab/>
        </w:r>
        <w:r w:rsidR="00FE0FEF">
          <w:rPr>
            <w:noProof/>
            <w:webHidden/>
          </w:rPr>
          <w:fldChar w:fldCharType="begin"/>
        </w:r>
        <w:r w:rsidR="00FE0FEF">
          <w:rPr>
            <w:noProof/>
            <w:webHidden/>
          </w:rPr>
          <w:instrText xml:space="preserve"> PAGEREF _Toc12468651 \h </w:instrText>
        </w:r>
        <w:r w:rsidR="00FE0FEF">
          <w:rPr>
            <w:noProof/>
            <w:webHidden/>
          </w:rPr>
        </w:r>
        <w:r w:rsidR="00FE0FEF">
          <w:rPr>
            <w:noProof/>
            <w:webHidden/>
          </w:rPr>
          <w:fldChar w:fldCharType="separate"/>
        </w:r>
        <w:r w:rsidR="00FE0FEF">
          <w:rPr>
            <w:noProof/>
            <w:webHidden/>
          </w:rPr>
          <w:t>64</w:t>
        </w:r>
        <w:r w:rsidR="00FE0FEF">
          <w:rPr>
            <w:noProof/>
            <w:webHidden/>
          </w:rPr>
          <w:fldChar w:fldCharType="end"/>
        </w:r>
      </w:hyperlink>
    </w:p>
    <w:p w14:paraId="6B8ABA66" w14:textId="0A6849BA" w:rsidR="00FE0FEF" w:rsidRDefault="0041206E">
      <w:pPr>
        <w:pStyle w:val="23"/>
        <w:rPr>
          <w:rFonts w:cstheme="minorBidi"/>
          <w:noProof/>
          <w:kern w:val="2"/>
          <w:sz w:val="21"/>
          <w:szCs w:val="24"/>
        </w:rPr>
      </w:pPr>
      <w:hyperlink w:anchor="_Toc12468652" w:history="1">
        <w:r w:rsidR="00FE0FEF" w:rsidRPr="00F915FE">
          <w:rPr>
            <w:rStyle w:val="af5"/>
            <w:noProof/>
          </w:rPr>
          <w:t xml:space="preserve">4.4 </w:t>
        </w:r>
        <w:r w:rsidR="00FE0FEF" w:rsidRPr="00F915FE">
          <w:rPr>
            <w:rStyle w:val="af5"/>
            <w:noProof/>
          </w:rPr>
          <w:t>本章小结</w:t>
        </w:r>
        <w:r w:rsidR="00FE0FEF">
          <w:rPr>
            <w:noProof/>
            <w:webHidden/>
          </w:rPr>
          <w:tab/>
        </w:r>
        <w:r w:rsidR="00FE0FEF">
          <w:rPr>
            <w:noProof/>
            <w:webHidden/>
          </w:rPr>
          <w:fldChar w:fldCharType="begin"/>
        </w:r>
        <w:r w:rsidR="00FE0FEF">
          <w:rPr>
            <w:noProof/>
            <w:webHidden/>
          </w:rPr>
          <w:instrText xml:space="preserve"> PAGEREF _Toc12468652 \h </w:instrText>
        </w:r>
        <w:r w:rsidR="00FE0FEF">
          <w:rPr>
            <w:noProof/>
            <w:webHidden/>
          </w:rPr>
        </w:r>
        <w:r w:rsidR="00FE0FEF">
          <w:rPr>
            <w:noProof/>
            <w:webHidden/>
          </w:rPr>
          <w:fldChar w:fldCharType="separate"/>
        </w:r>
        <w:r w:rsidR="00FE0FEF">
          <w:rPr>
            <w:noProof/>
            <w:webHidden/>
          </w:rPr>
          <w:t>65</w:t>
        </w:r>
        <w:r w:rsidR="00FE0FEF">
          <w:rPr>
            <w:noProof/>
            <w:webHidden/>
          </w:rPr>
          <w:fldChar w:fldCharType="end"/>
        </w:r>
      </w:hyperlink>
    </w:p>
    <w:p w14:paraId="441DC60D" w14:textId="799687EA" w:rsidR="00FE0FEF" w:rsidRDefault="0041206E">
      <w:pPr>
        <w:pStyle w:val="11"/>
        <w:tabs>
          <w:tab w:val="right" w:leader="dot" w:pos="8296"/>
        </w:tabs>
        <w:rPr>
          <w:rFonts w:cstheme="minorBidi"/>
          <w:noProof/>
          <w:kern w:val="2"/>
          <w:sz w:val="21"/>
          <w:szCs w:val="24"/>
        </w:rPr>
      </w:pPr>
      <w:hyperlink w:anchor="_Toc12468653" w:history="1">
        <w:r w:rsidR="00FE0FEF" w:rsidRPr="00F915FE">
          <w:rPr>
            <w:rStyle w:val="af5"/>
            <w:noProof/>
          </w:rPr>
          <w:t>总结与展望</w:t>
        </w:r>
        <w:r w:rsidR="00FE0FEF">
          <w:rPr>
            <w:noProof/>
            <w:webHidden/>
          </w:rPr>
          <w:tab/>
        </w:r>
        <w:r w:rsidR="00FE0FEF">
          <w:rPr>
            <w:noProof/>
            <w:webHidden/>
          </w:rPr>
          <w:fldChar w:fldCharType="begin"/>
        </w:r>
        <w:r w:rsidR="00FE0FEF">
          <w:rPr>
            <w:noProof/>
            <w:webHidden/>
          </w:rPr>
          <w:instrText xml:space="preserve"> PAGEREF _Toc12468653 \h </w:instrText>
        </w:r>
        <w:r w:rsidR="00FE0FEF">
          <w:rPr>
            <w:noProof/>
            <w:webHidden/>
          </w:rPr>
        </w:r>
        <w:r w:rsidR="00FE0FEF">
          <w:rPr>
            <w:noProof/>
            <w:webHidden/>
          </w:rPr>
          <w:fldChar w:fldCharType="separate"/>
        </w:r>
        <w:r w:rsidR="00FE0FEF">
          <w:rPr>
            <w:noProof/>
            <w:webHidden/>
          </w:rPr>
          <w:t>66</w:t>
        </w:r>
        <w:r w:rsidR="00FE0FEF">
          <w:rPr>
            <w:noProof/>
            <w:webHidden/>
          </w:rPr>
          <w:fldChar w:fldCharType="end"/>
        </w:r>
      </w:hyperlink>
    </w:p>
    <w:p w14:paraId="4543C93F" w14:textId="61DD4052" w:rsidR="00FE0FEF" w:rsidRDefault="0041206E">
      <w:pPr>
        <w:pStyle w:val="11"/>
        <w:tabs>
          <w:tab w:val="right" w:leader="dot" w:pos="8296"/>
        </w:tabs>
        <w:rPr>
          <w:rFonts w:cstheme="minorBidi"/>
          <w:noProof/>
          <w:kern w:val="2"/>
          <w:sz w:val="21"/>
          <w:szCs w:val="24"/>
        </w:rPr>
      </w:pPr>
      <w:hyperlink w:anchor="_Toc12468654" w:history="1">
        <w:r w:rsidR="00FE0FEF" w:rsidRPr="00F915FE">
          <w:rPr>
            <w:rStyle w:val="af5"/>
            <w:noProof/>
          </w:rPr>
          <w:t>参考文献</w:t>
        </w:r>
        <w:r w:rsidR="00FE0FEF">
          <w:rPr>
            <w:noProof/>
            <w:webHidden/>
          </w:rPr>
          <w:tab/>
        </w:r>
        <w:r w:rsidR="00FE0FEF">
          <w:rPr>
            <w:noProof/>
            <w:webHidden/>
          </w:rPr>
          <w:fldChar w:fldCharType="begin"/>
        </w:r>
        <w:r w:rsidR="00FE0FEF">
          <w:rPr>
            <w:noProof/>
            <w:webHidden/>
          </w:rPr>
          <w:instrText xml:space="preserve"> PAGEREF _Toc12468654 \h </w:instrText>
        </w:r>
        <w:r w:rsidR="00FE0FEF">
          <w:rPr>
            <w:noProof/>
            <w:webHidden/>
          </w:rPr>
        </w:r>
        <w:r w:rsidR="00FE0FEF">
          <w:rPr>
            <w:noProof/>
            <w:webHidden/>
          </w:rPr>
          <w:fldChar w:fldCharType="separate"/>
        </w:r>
        <w:r w:rsidR="00FE0FEF">
          <w:rPr>
            <w:noProof/>
            <w:webHidden/>
          </w:rPr>
          <w:t>68</w:t>
        </w:r>
        <w:r w:rsidR="00FE0FEF">
          <w:rPr>
            <w:noProof/>
            <w:webHidden/>
          </w:rPr>
          <w:fldChar w:fldCharType="end"/>
        </w:r>
      </w:hyperlink>
    </w:p>
    <w:p w14:paraId="548C5EA3" w14:textId="30E29D7D" w:rsidR="00FE0FEF" w:rsidRDefault="0041206E">
      <w:pPr>
        <w:pStyle w:val="11"/>
        <w:tabs>
          <w:tab w:val="right" w:leader="dot" w:pos="8296"/>
        </w:tabs>
        <w:rPr>
          <w:rFonts w:cstheme="minorBidi"/>
          <w:noProof/>
          <w:kern w:val="2"/>
          <w:sz w:val="21"/>
          <w:szCs w:val="24"/>
        </w:rPr>
      </w:pPr>
      <w:hyperlink w:anchor="_Toc12468655" w:history="1">
        <w:r w:rsidR="00FE0FEF" w:rsidRPr="00F915FE">
          <w:rPr>
            <w:rStyle w:val="af5"/>
            <w:noProof/>
          </w:rPr>
          <w:t>致谢</w:t>
        </w:r>
        <w:r w:rsidR="00FE0FEF">
          <w:rPr>
            <w:noProof/>
            <w:webHidden/>
          </w:rPr>
          <w:tab/>
        </w:r>
        <w:r w:rsidR="00FE0FEF">
          <w:rPr>
            <w:noProof/>
            <w:webHidden/>
          </w:rPr>
          <w:fldChar w:fldCharType="begin"/>
        </w:r>
        <w:r w:rsidR="00FE0FEF">
          <w:rPr>
            <w:noProof/>
            <w:webHidden/>
          </w:rPr>
          <w:instrText xml:space="preserve"> PAGEREF _Toc12468655 \h </w:instrText>
        </w:r>
        <w:r w:rsidR="00FE0FEF">
          <w:rPr>
            <w:noProof/>
            <w:webHidden/>
          </w:rPr>
        </w:r>
        <w:r w:rsidR="00FE0FEF">
          <w:rPr>
            <w:noProof/>
            <w:webHidden/>
          </w:rPr>
          <w:fldChar w:fldCharType="separate"/>
        </w:r>
        <w:r w:rsidR="00FE0FEF">
          <w:rPr>
            <w:noProof/>
            <w:webHidden/>
          </w:rPr>
          <w:t>72</w:t>
        </w:r>
        <w:r w:rsidR="00FE0FEF">
          <w:rPr>
            <w:noProof/>
            <w:webHidden/>
          </w:rPr>
          <w:fldChar w:fldCharType="end"/>
        </w:r>
      </w:hyperlink>
    </w:p>
    <w:p w14:paraId="2ECBE00B" w14:textId="2C656D32" w:rsidR="00AB1E0F" w:rsidRDefault="00AD6047">
      <w:pPr>
        <w:widowControl/>
        <w:spacing w:line="240" w:lineRule="auto"/>
        <w:ind w:firstLineChars="0" w:firstLine="0"/>
        <w:jc w:val="left"/>
        <w:rPr>
          <w:rFonts w:eastAsia="黑体"/>
          <w:sz w:val="32"/>
        </w:rPr>
      </w:pPr>
      <w:r w:rsidRPr="00354DEB">
        <w:fldChar w:fldCharType="end"/>
      </w:r>
    </w:p>
    <w:p w14:paraId="5E5ED21F" w14:textId="6A5B69DE" w:rsidR="00AB1E0F" w:rsidRDefault="00AB1E0F">
      <w:pPr>
        <w:widowControl/>
        <w:spacing w:line="240" w:lineRule="auto"/>
        <w:ind w:firstLineChars="0" w:firstLine="0"/>
        <w:jc w:val="left"/>
        <w:rPr>
          <w:rFonts w:eastAsia="黑体"/>
          <w:sz w:val="32"/>
        </w:rPr>
        <w:sectPr w:rsidR="00AB1E0F" w:rsidSect="007E202F">
          <w:headerReference w:type="default" r:id="rId21"/>
          <w:footerReference w:type="even" r:id="rId22"/>
          <w:footerReference w:type="default" r:id="rId23"/>
          <w:pgSz w:w="11906" w:h="16838"/>
          <w:pgMar w:top="1440" w:right="1800" w:bottom="1440" w:left="1800" w:header="851" w:footer="992" w:gutter="0"/>
          <w:pgNumType w:fmt="upperRoman" w:start="1"/>
          <w:cols w:space="425"/>
          <w:docGrid w:type="lines" w:linePitch="312"/>
        </w:sectPr>
      </w:pPr>
    </w:p>
    <w:p w14:paraId="53E797E8" w14:textId="63CEC6CA" w:rsidR="00AB1E0F" w:rsidRDefault="00AD6047" w:rsidP="0048759C">
      <w:pPr>
        <w:pStyle w:val="af9"/>
        <w:numPr>
          <w:ilvl w:val="0"/>
          <w:numId w:val="1"/>
        </w:numPr>
      </w:pPr>
      <w:bookmarkStart w:id="17" w:name="_Toc12468629"/>
      <w:r>
        <w:rPr>
          <w:rFonts w:hint="eastAsia"/>
        </w:rPr>
        <w:lastRenderedPageBreak/>
        <w:t>绪论</w:t>
      </w:r>
      <w:bookmarkEnd w:id="17"/>
    </w:p>
    <w:p w14:paraId="76BB75D2" w14:textId="77777777" w:rsidR="00AB1E0F" w:rsidRDefault="00AD6047">
      <w:pPr>
        <w:pStyle w:val="2"/>
      </w:pPr>
      <w:bookmarkStart w:id="18" w:name="_Toc12468630"/>
      <w:r>
        <w:t>1.1</w:t>
      </w:r>
      <w:r w:rsidR="00D71B6E">
        <w:t xml:space="preserve"> </w:t>
      </w:r>
      <w:r>
        <w:t>研究背景</w:t>
      </w:r>
      <w:bookmarkEnd w:id="18"/>
    </w:p>
    <w:p w14:paraId="63B9F85C"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移动通信发展到第五代，网络具有更高的速率，更大的容量和更低的时延，这些性能的提升是各种应用场景实现的前提。但是，无线蜂窝网络强烈依赖基础设施，终端需要通过基站接入。这成为蜂窝网络的瓶颈，会引发诸如：边缘用户无法接入、小区内用户数量过多而发生拥塞、基础设施损坏而导致通信的中断等问题[2]。在这些应用受限的情况下，可以考虑利用5G的关键候选技术之一：设备到设备通信（Device-to-Device，D2D）。D2D的引入使得蜂窝通信终端建立自组织网络成为可能，无线通信的应用场景得到进一步的扩展[3]。</w:t>
      </w:r>
    </w:p>
    <w:p w14:paraId="28E51B8D" w14:textId="4F53ECF3" w:rsidR="00AB1E0F" w:rsidRPr="00B371AD" w:rsidRDefault="00B371AD" w:rsidP="00B371AD">
      <w:pPr>
        <w:pStyle w:val="af2"/>
        <w:ind w:firstLineChars="0" w:firstLine="0"/>
      </w:pPr>
      <w:r>
        <w:tab/>
      </w:r>
      <w:r>
        <w:tab/>
      </w:r>
    </w:p>
    <w:p w14:paraId="785EC8DC" w14:textId="77777777" w:rsidR="00AB1E0F" w:rsidRDefault="00AD6047">
      <w:pPr>
        <w:pStyle w:val="2"/>
      </w:pPr>
      <w:bookmarkStart w:id="19" w:name="_Toc12468631"/>
      <w:r>
        <w:rPr>
          <w:rFonts w:hint="eastAsia"/>
        </w:rPr>
        <w:t>1</w:t>
      </w:r>
      <w:r>
        <w:t>.2</w:t>
      </w:r>
      <w:r w:rsidR="00D71B6E">
        <w:t xml:space="preserve"> </w:t>
      </w:r>
      <w:r>
        <w:t>研究现状</w:t>
      </w:r>
      <w:bookmarkEnd w:id="19"/>
    </w:p>
    <w:p w14:paraId="61B5F46D"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无线自组织（Ad Hoc）网络由自主的无线节点彼此协作而成。相邻节点间的通信对等，然而受制于设备发射功率和传输范围的限制，在大多情况下数据包需要以其他节点作为路由器，以多跳（Multi-Hop）的方式转发到目的节点。早期的工作考虑了ad hoc网络的静态模型，利用网络标度理论求取了随机网络的容量[4][5]。</w:t>
      </w:r>
    </w:p>
    <w:p w14:paraId="1C6EE4BF"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当节点不断增加，基于用户行为的机器通信网络将会形成具有社交特性的大规模复杂网络。多种复杂网络模型被引入，包括：小世界模型、无标度模型和基于地理位置的</w:t>
      </w:r>
      <w:proofErr w:type="gramStart"/>
      <w:r>
        <w:rPr>
          <w:rFonts w:ascii="宋体" w:hAnsi="宋体"/>
        </w:rPr>
        <w:t>幂</w:t>
      </w:r>
      <w:proofErr w:type="gramEnd"/>
      <w:r>
        <w:rPr>
          <w:rFonts w:ascii="宋体" w:hAnsi="宋体"/>
        </w:rPr>
        <w:t>率通信概率模型等[6][7][8][9]，并对网络容量产生影响。</w:t>
      </w:r>
    </w:p>
    <w:p w14:paraId="654A437C"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基于纯Ad Hoc社交网络容量的成果，研究人员开始考虑更复杂的双层[10]或多层[11]混合网络架构，这也是未来网络发展的趋势: 形成蜂窝网络（4G、5G）、无线局域网（Wi-Fi）、Ad Hoc网络等多种接入网共存的异构无线网络。由于不同网络形式的存在，路由策略及资源分配发生改变，其社交特性也将会随之变化，进而影响网络容量。</w:t>
      </w:r>
    </w:p>
    <w:p w14:paraId="674C9B8D" w14:textId="78B33BA0" w:rsidR="00AB1E0F" w:rsidRPr="00B371AD" w:rsidRDefault="00B371AD" w:rsidP="00B371AD">
      <w:pPr>
        <w:spacing w:beforeLines="50" w:before="163" w:line="360" w:lineRule="auto"/>
        <w:ind w:rightChars="200" w:right="480" w:firstLine="480"/>
        <w:jc w:val="left"/>
        <w:rPr>
          <w:rFonts w:ascii="宋体" w:cs="宋体"/>
          <w:szCs w:val="21"/>
        </w:rPr>
      </w:pPr>
      <w:r>
        <w:rPr>
          <w:rFonts w:ascii="宋体" w:hAnsi="宋体"/>
        </w:rPr>
        <w:lastRenderedPageBreak/>
        <w:t>典型的应用场景有飞行自组网（FANET）以及车联网（V2X）。其中FANET常见无人机Ad Hoc组网，多用于军事及城市监测[12]，以基于地理位置的社交特性为主；V2X则是典型的多种接入网混合共存的场景，它包括车与人（V2P）、车与车（V2V）、车与基础设施（V2I）等多种应用[13]。社交特性在V2X中则更加明显，与道路分布及移动区域有密切关系[14]。</w:t>
      </w:r>
    </w:p>
    <w:p w14:paraId="5095432F" w14:textId="77777777" w:rsidR="00AB1E0F" w:rsidRDefault="00AB1E0F">
      <w:pPr>
        <w:ind w:firstLine="480"/>
      </w:pPr>
    </w:p>
    <w:p w14:paraId="093F3C4B" w14:textId="77777777" w:rsidR="00AB1E0F" w:rsidRDefault="00AD6047">
      <w:pPr>
        <w:pStyle w:val="2"/>
        <w:spacing w:line="400" w:lineRule="exact"/>
      </w:pPr>
      <w:bookmarkStart w:id="20" w:name="_Toc12468632"/>
      <w:r>
        <w:rPr>
          <w:rFonts w:hint="eastAsia"/>
        </w:rPr>
        <w:t>1</w:t>
      </w:r>
      <w:r>
        <w:t xml:space="preserve">.3 </w:t>
      </w:r>
      <w:r>
        <w:t>研究内容</w:t>
      </w:r>
      <w:bookmarkEnd w:id="20"/>
    </w:p>
    <w:p w14:paraId="59F8B108" w14:textId="77777777" w:rsidR="00AB1E0F" w:rsidRDefault="00AB1E0F">
      <w:pPr>
        <w:ind w:left="630" w:firstLineChars="0" w:firstLine="0"/>
      </w:pPr>
    </w:p>
    <w:p w14:paraId="0B5CFFDF" w14:textId="77777777" w:rsidR="00B371AD" w:rsidRPr="00B371AD" w:rsidRDefault="00B371AD" w:rsidP="00B371AD">
      <w:pPr>
        <w:pStyle w:val="af2"/>
        <w:ind w:firstLine="480"/>
      </w:pPr>
      <w:r w:rsidRPr="00B371AD">
        <w:rPr>
          <w:rFonts w:hint="eastAsia"/>
        </w:rPr>
        <w:t>研究内容</w:t>
      </w:r>
      <w:proofErr w:type="gramStart"/>
      <w:r w:rsidRPr="00B371AD">
        <w:rPr>
          <w:rFonts w:hint="eastAsia"/>
        </w:rPr>
        <w:t>一</w:t>
      </w:r>
      <w:proofErr w:type="gramEnd"/>
      <w:r w:rsidRPr="00B371AD">
        <w:rPr>
          <w:rFonts w:hint="eastAsia"/>
        </w:rPr>
        <w:t>：</w:t>
      </w:r>
      <w:r w:rsidRPr="00B371AD">
        <w:rPr>
          <w:rFonts w:hint="eastAsia"/>
        </w:rPr>
        <w:t xml:space="preserve"> </w:t>
      </w:r>
      <w:r w:rsidRPr="00B371AD">
        <w:rPr>
          <w:rFonts w:hint="eastAsia"/>
        </w:rPr>
        <w:t>基于飞行自组网（</w:t>
      </w:r>
      <w:r w:rsidRPr="00B371AD">
        <w:rPr>
          <w:rFonts w:hint="eastAsia"/>
        </w:rPr>
        <w:t>FANET</w:t>
      </w:r>
      <w:r w:rsidRPr="00B371AD">
        <w:rPr>
          <w:rFonts w:hint="eastAsia"/>
        </w:rPr>
        <w:t>）的三维无标度网络容量分析</w:t>
      </w:r>
    </w:p>
    <w:p w14:paraId="09D0C71C" w14:textId="77777777" w:rsidR="00B371AD" w:rsidRPr="00B371AD" w:rsidRDefault="00B371AD" w:rsidP="00B371AD">
      <w:pPr>
        <w:pStyle w:val="af2"/>
        <w:ind w:firstLine="480"/>
      </w:pPr>
      <w:r w:rsidRPr="00B371AD">
        <w:rPr>
          <w:rFonts w:hint="eastAsia"/>
        </w:rPr>
        <w:t>随着节点数量的不断增加，</w:t>
      </w:r>
      <w:r w:rsidRPr="00B371AD">
        <w:rPr>
          <w:rFonts w:hint="eastAsia"/>
        </w:rPr>
        <w:t>Ad Hoc</w:t>
      </w:r>
      <w:r w:rsidRPr="00B371AD">
        <w:rPr>
          <w:rFonts w:hint="eastAsia"/>
        </w:rPr>
        <w:t>网络将不再是随机网络，而是具有一定复杂网络特性的社交网络。复杂网络中的小世界特性，无标度特性将会对原有网络分析的模型和容量结果产生影响。现有的研究结合无标度特性的分析有限，并且针对二</w:t>
      </w:r>
      <w:proofErr w:type="gramStart"/>
      <w:r w:rsidRPr="00B371AD">
        <w:rPr>
          <w:rFonts w:hint="eastAsia"/>
        </w:rPr>
        <w:t>维网络</w:t>
      </w:r>
      <w:proofErr w:type="gramEnd"/>
      <w:r w:rsidRPr="00B371AD">
        <w:rPr>
          <w:rFonts w:hint="eastAsia"/>
        </w:rPr>
        <w:t>Ad Hoc</w:t>
      </w:r>
      <w:r w:rsidRPr="00B371AD">
        <w:rPr>
          <w:rFonts w:hint="eastAsia"/>
        </w:rPr>
        <w:t>网络居多，但在无人机设备和组网技术快速发展的背景下，网络将不可避免地从飞机扩展到三维空间。因此本研究点基于飞行自组网的场景，重点研究社交网络中的无标度特性对网络容量的影响。</w:t>
      </w:r>
    </w:p>
    <w:p w14:paraId="29734062" w14:textId="77777777" w:rsidR="00B371AD" w:rsidRPr="00B371AD" w:rsidRDefault="00B371AD" w:rsidP="00B371AD">
      <w:pPr>
        <w:pStyle w:val="af2"/>
        <w:ind w:firstLine="480"/>
      </w:pPr>
      <w:r w:rsidRPr="00B371AD">
        <w:rPr>
          <w:rFonts w:hint="eastAsia"/>
        </w:rPr>
        <w:t>最简单的网络模型是随机图，在这种模型中，无向边被随机分配到所有节点之间，每一条边都会以相同的概率出现，每个顶点的连边数服从泊松分布。然而真实网络存在一些</w:t>
      </w:r>
      <w:proofErr w:type="gramStart"/>
      <w:r w:rsidRPr="00B371AD">
        <w:rPr>
          <w:rFonts w:hint="eastAsia"/>
        </w:rPr>
        <w:t>不</w:t>
      </w:r>
      <w:proofErr w:type="gramEnd"/>
      <w:r w:rsidRPr="00B371AD">
        <w:rPr>
          <w:rFonts w:hint="eastAsia"/>
        </w:rPr>
        <w:t>随机性，使得网络形成的机制趋于复杂。复杂网络的小世界特性主要特点是：所有节点的平均路径长度较短但聚类系数较高，同时所有节点的度近似相等。但是当网络规模</w:t>
      </w:r>
      <w:proofErr w:type="gramStart"/>
      <w:r w:rsidRPr="00B371AD">
        <w:rPr>
          <w:rFonts w:hint="eastAsia"/>
        </w:rPr>
        <w:t>充分大</w:t>
      </w:r>
      <w:proofErr w:type="gramEnd"/>
      <w:r w:rsidRPr="00B371AD">
        <w:rPr>
          <w:rFonts w:hint="eastAsia"/>
        </w:rPr>
        <w:t>的时候聚类特性将会减弱，连接度分布具有</w:t>
      </w:r>
      <w:proofErr w:type="gramStart"/>
      <w:r w:rsidRPr="00B371AD">
        <w:rPr>
          <w:rFonts w:hint="eastAsia"/>
        </w:rPr>
        <w:t>幂</w:t>
      </w:r>
      <w:proofErr w:type="gramEnd"/>
      <w:r w:rsidRPr="00B371AD">
        <w:rPr>
          <w:rFonts w:hint="eastAsia"/>
        </w:rPr>
        <w:t>率形式，称为无标度特性。此时会出现一小部分度及大的节点，而其他节点度较小。这种特性改变了原</w:t>
      </w:r>
      <w:r w:rsidRPr="00B371AD">
        <w:rPr>
          <w:rFonts w:hint="eastAsia"/>
        </w:rPr>
        <w:t>Ad Hoc</w:t>
      </w:r>
      <w:r w:rsidRPr="00B371AD">
        <w:rPr>
          <w:rFonts w:hint="eastAsia"/>
        </w:rPr>
        <w:t>网络的随机分布形式，因此需要构建新的连接概率模型来描述节点通信的概率。</w:t>
      </w:r>
    </w:p>
    <w:p w14:paraId="4579C6D1" w14:textId="77777777" w:rsidR="00B371AD" w:rsidRPr="00B371AD" w:rsidRDefault="00B371AD" w:rsidP="00B371AD">
      <w:pPr>
        <w:pStyle w:val="af2"/>
        <w:ind w:firstLine="480"/>
      </w:pPr>
      <w:r w:rsidRPr="00B371AD">
        <w:rPr>
          <w:rFonts w:hint="eastAsia"/>
        </w:rPr>
        <w:t>本研究点将重点关注以下三个问题：</w:t>
      </w:r>
    </w:p>
    <w:p w14:paraId="6BCD2A3F" w14:textId="77777777" w:rsidR="00B371AD" w:rsidRPr="00B371AD" w:rsidRDefault="00B371AD" w:rsidP="00B371AD">
      <w:pPr>
        <w:pStyle w:val="af2"/>
        <w:ind w:firstLine="480"/>
      </w:pPr>
      <w:r w:rsidRPr="00B371AD">
        <w:rPr>
          <w:rFonts w:hint="eastAsia"/>
        </w:rPr>
        <w:t>1</w:t>
      </w:r>
      <w:r w:rsidRPr="00B371AD">
        <w:rPr>
          <w:rFonts w:hint="eastAsia"/>
        </w:rPr>
        <w:t>）影响网络容量的社交特性的数学模型。我们将抽象出一系列影响因子并分析其</w:t>
      </w:r>
      <w:proofErr w:type="gramStart"/>
      <w:r w:rsidRPr="00B371AD">
        <w:rPr>
          <w:rFonts w:hint="eastAsia"/>
        </w:rPr>
        <w:t>幂</w:t>
      </w:r>
      <w:proofErr w:type="gramEnd"/>
      <w:r w:rsidRPr="00B371AD">
        <w:rPr>
          <w:rFonts w:hint="eastAsia"/>
        </w:rPr>
        <w:t>率分布的意义。影响因子的表示将基于现有的成果，分为社会集中因子、通信活动因子和聚类因子。它们影响</w:t>
      </w:r>
      <w:r w:rsidRPr="00B371AD">
        <w:rPr>
          <w:rFonts w:hint="eastAsia"/>
        </w:rPr>
        <w:t>Ad Hoc</w:t>
      </w:r>
      <w:r w:rsidRPr="00B371AD">
        <w:rPr>
          <w:rFonts w:hint="eastAsia"/>
        </w:rPr>
        <w:t>网络中源节点和目的节点的通信概率，改变网络的</w:t>
      </w:r>
      <w:proofErr w:type="gramStart"/>
      <w:r w:rsidRPr="00B371AD">
        <w:rPr>
          <w:rFonts w:hint="eastAsia"/>
        </w:rPr>
        <w:t>平均跳数和</w:t>
      </w:r>
      <w:proofErr w:type="gramEnd"/>
      <w:r w:rsidRPr="00B371AD">
        <w:rPr>
          <w:rFonts w:hint="eastAsia"/>
        </w:rPr>
        <w:t>渐进网络容量。在本部分我们将推导出</w:t>
      </w:r>
      <w:proofErr w:type="gramStart"/>
      <w:r w:rsidRPr="00B371AD">
        <w:rPr>
          <w:rFonts w:hint="eastAsia"/>
        </w:rPr>
        <w:t>平均跳数和</w:t>
      </w:r>
      <w:proofErr w:type="gramEnd"/>
      <w:r w:rsidRPr="00B371AD">
        <w:rPr>
          <w:rFonts w:hint="eastAsia"/>
        </w:rPr>
        <w:t>网络容量的渐进解。</w:t>
      </w:r>
    </w:p>
    <w:p w14:paraId="38DAA96D" w14:textId="77777777" w:rsidR="00B371AD" w:rsidRPr="00B371AD" w:rsidRDefault="00B371AD" w:rsidP="00B371AD">
      <w:pPr>
        <w:pStyle w:val="af2"/>
        <w:ind w:firstLine="480"/>
      </w:pPr>
      <w:r w:rsidRPr="00B371AD">
        <w:rPr>
          <w:rFonts w:hint="eastAsia"/>
        </w:rPr>
        <w:t>2</w:t>
      </w:r>
      <w:r w:rsidRPr="00B371AD">
        <w:rPr>
          <w:rFonts w:hint="eastAsia"/>
        </w:rPr>
        <w:t>）依照无标度特性对网络节点的划分。根据节点连接度的不同，我们将节</w:t>
      </w:r>
      <w:r w:rsidRPr="00B371AD">
        <w:rPr>
          <w:rFonts w:hint="eastAsia"/>
        </w:rPr>
        <w:lastRenderedPageBreak/>
        <w:t>点划分为两种类型来表示无标度无线网络的</w:t>
      </w:r>
      <w:proofErr w:type="gramStart"/>
      <w:r w:rsidRPr="00B371AD">
        <w:rPr>
          <w:rFonts w:hint="eastAsia"/>
        </w:rPr>
        <w:t>平均跳数和</w:t>
      </w:r>
      <w:proofErr w:type="gramEnd"/>
      <w:r w:rsidRPr="00B371AD">
        <w:rPr>
          <w:rFonts w:hint="eastAsia"/>
        </w:rPr>
        <w:t>容量。度极大的节点成为“无标度节点”，其他的节点成为普通节点。如何划分两种节点，即划分两种节点度的阈值是本部分将要解决的问题之一。我们将进行数值模拟，并得到这个阈值。同时，在不同的影响因子下，网络容量由不同的部分主导，我们将求出其中的关系，并在带宽平均分配下，得到两种节点的容量结果。</w:t>
      </w:r>
    </w:p>
    <w:p w14:paraId="37A27BDC" w14:textId="77777777" w:rsidR="00B371AD" w:rsidRPr="00B371AD" w:rsidRDefault="00B371AD" w:rsidP="00B371AD">
      <w:pPr>
        <w:pStyle w:val="af2"/>
        <w:ind w:firstLine="480"/>
      </w:pPr>
      <w:r w:rsidRPr="00B371AD">
        <w:rPr>
          <w:rFonts w:hint="eastAsia"/>
        </w:rPr>
        <w:t>3</w:t>
      </w:r>
      <w:r w:rsidRPr="00B371AD">
        <w:rPr>
          <w:rFonts w:hint="eastAsia"/>
        </w:rPr>
        <w:t>）三维社交无线网络的建模。目前的一些结论限于二维网络，二维平面被划分为栅格网络。但在无人机设备和组网技术快速发展的背景下，网络将不可避免地从飞机扩展到三维空间。本部分将提出一个三维立方网格网络，将三维空间划分为多个单位立方体，节点随机分布于三维空间内。相应的干扰模型，路由模型也将提出，用于保证网络连通性及分析具有无标度特征的三维社交无线网络的性能。</w:t>
      </w:r>
    </w:p>
    <w:p w14:paraId="6F7688C7" w14:textId="77777777" w:rsidR="00B371AD" w:rsidRPr="00B371AD" w:rsidRDefault="00B371AD" w:rsidP="00B371AD">
      <w:pPr>
        <w:pStyle w:val="af2"/>
        <w:ind w:firstLine="480"/>
      </w:pPr>
      <w:r w:rsidRPr="00B371AD">
        <w:rPr>
          <w:rFonts w:hint="eastAsia"/>
        </w:rPr>
        <w:t>研究内容二：基于固定终端设备的混合异构社交网络容量分析</w:t>
      </w:r>
    </w:p>
    <w:p w14:paraId="316A1CAD" w14:textId="77777777" w:rsidR="00B371AD" w:rsidRPr="00B371AD" w:rsidRDefault="00B371AD" w:rsidP="00B371AD">
      <w:pPr>
        <w:pStyle w:val="af2"/>
        <w:ind w:firstLine="480"/>
      </w:pPr>
      <w:r w:rsidRPr="00B371AD">
        <w:rPr>
          <w:rFonts w:hint="eastAsia"/>
        </w:rPr>
        <w:t>基于研究内容</w:t>
      </w:r>
      <w:proofErr w:type="gramStart"/>
      <w:r w:rsidRPr="00B371AD">
        <w:rPr>
          <w:rFonts w:hint="eastAsia"/>
        </w:rPr>
        <w:t>一</w:t>
      </w:r>
      <w:proofErr w:type="gramEnd"/>
      <w:r w:rsidRPr="00B371AD">
        <w:rPr>
          <w:rFonts w:hint="eastAsia"/>
        </w:rPr>
        <w:t>，我可以得到无标度</w:t>
      </w:r>
      <w:r w:rsidRPr="00B371AD">
        <w:rPr>
          <w:rFonts w:hint="eastAsia"/>
        </w:rPr>
        <w:t>Ad Hoc</w:t>
      </w:r>
      <w:r w:rsidRPr="00B371AD">
        <w:rPr>
          <w:rFonts w:hint="eastAsia"/>
        </w:rPr>
        <w:t>网络的建模方法。在本研究点中，我们将把这种模型应用于更加泛化的网络模型</w:t>
      </w:r>
      <w:r w:rsidRPr="00B371AD">
        <w:rPr>
          <w:rFonts w:hint="eastAsia"/>
        </w:rPr>
        <w:t>-</w:t>
      </w:r>
      <w:r w:rsidRPr="00B371AD">
        <w:rPr>
          <w:rFonts w:hint="eastAsia"/>
        </w:rPr>
        <w:t>混合异构网络。</w:t>
      </w:r>
    </w:p>
    <w:p w14:paraId="4EDADF5B" w14:textId="77777777" w:rsidR="00B371AD" w:rsidRPr="00B371AD" w:rsidRDefault="00B371AD" w:rsidP="00B371AD">
      <w:pPr>
        <w:pStyle w:val="af2"/>
        <w:ind w:firstLine="480"/>
      </w:pPr>
      <w:r w:rsidRPr="00B371AD">
        <w:rPr>
          <w:rFonts w:hint="eastAsia"/>
        </w:rPr>
        <w:t>有限的无线带宽资源限制了纯社交</w:t>
      </w:r>
      <w:r w:rsidRPr="00B371AD">
        <w:rPr>
          <w:rFonts w:hint="eastAsia"/>
        </w:rPr>
        <w:t>Ad Hoc</w:t>
      </w:r>
      <w:r w:rsidRPr="00B371AD">
        <w:rPr>
          <w:rFonts w:hint="eastAsia"/>
        </w:rPr>
        <w:t>网络的网络容量。混合异构网络可以减轻这个问题，通过引入基站，以提高网络容量。</w:t>
      </w:r>
      <w:proofErr w:type="gramStart"/>
      <w:r w:rsidRPr="00B371AD">
        <w:rPr>
          <w:rFonts w:hint="eastAsia"/>
        </w:rPr>
        <w:t>当源节点</w:t>
      </w:r>
      <w:proofErr w:type="gramEnd"/>
      <w:r w:rsidRPr="00B371AD">
        <w:rPr>
          <w:rFonts w:hint="eastAsia"/>
        </w:rPr>
        <w:t>到目的节点很远，即多跳的</w:t>
      </w:r>
      <w:proofErr w:type="gramStart"/>
      <w:r w:rsidRPr="00B371AD">
        <w:rPr>
          <w:rFonts w:hint="eastAsia"/>
        </w:rPr>
        <w:t>的</w:t>
      </w:r>
      <w:proofErr w:type="gramEnd"/>
      <w:r w:rsidRPr="00B371AD">
        <w:rPr>
          <w:rFonts w:hint="eastAsia"/>
        </w:rPr>
        <w:t>路径很长时，数据包可以由基站转发。由于两个基站之间的传输是通过有线网络，所以无线资源消耗将会降低。因此本研究</w:t>
      </w:r>
      <w:proofErr w:type="gramStart"/>
      <w:r w:rsidRPr="00B371AD">
        <w:rPr>
          <w:rFonts w:hint="eastAsia"/>
        </w:rPr>
        <w:t>点重点</w:t>
      </w:r>
      <w:proofErr w:type="gramEnd"/>
      <w:r w:rsidRPr="00B371AD">
        <w:rPr>
          <w:rFonts w:hint="eastAsia"/>
        </w:rPr>
        <w:t>关注由</w:t>
      </w:r>
      <w:r w:rsidRPr="00B371AD">
        <w:rPr>
          <w:rFonts w:hint="eastAsia"/>
        </w:rPr>
        <w:t>Ad Hoc</w:t>
      </w:r>
      <w:r w:rsidRPr="00B371AD">
        <w:rPr>
          <w:rFonts w:hint="eastAsia"/>
        </w:rPr>
        <w:t>网络和蜂窝传输组成的双层混合异构无线网络。</w:t>
      </w:r>
    </w:p>
    <w:p w14:paraId="3DB77CFA" w14:textId="77777777" w:rsidR="00B371AD" w:rsidRPr="00B371AD" w:rsidRDefault="00B371AD" w:rsidP="00B371AD">
      <w:pPr>
        <w:pStyle w:val="af2"/>
        <w:ind w:firstLine="480"/>
      </w:pPr>
      <w:r w:rsidRPr="00B371AD">
        <w:rPr>
          <w:rFonts w:hint="eastAsia"/>
        </w:rPr>
        <w:t>本研究点将重点关注以下两个问题：</w:t>
      </w:r>
    </w:p>
    <w:p w14:paraId="43425145" w14:textId="77777777" w:rsidR="00B371AD" w:rsidRPr="00B371AD" w:rsidRDefault="00B371AD" w:rsidP="00B371AD">
      <w:pPr>
        <w:pStyle w:val="af2"/>
        <w:ind w:firstLine="480"/>
      </w:pPr>
      <w:r w:rsidRPr="00B371AD">
        <w:rPr>
          <w:rFonts w:hint="eastAsia"/>
        </w:rPr>
        <w:t>1</w:t>
      </w:r>
      <w:r w:rsidRPr="00B371AD">
        <w:rPr>
          <w:rFonts w:hint="eastAsia"/>
        </w:rPr>
        <w:t>）混合网络中的路由策略。由于存在两种网络类型，节点之间数据传输的路由方式有两种：多跳（</w:t>
      </w:r>
      <w:r w:rsidRPr="00B371AD">
        <w:rPr>
          <w:rFonts w:hint="eastAsia"/>
        </w:rPr>
        <w:t>Multi-Hop</w:t>
      </w:r>
      <w:r w:rsidRPr="00B371AD">
        <w:rPr>
          <w:rFonts w:hint="eastAsia"/>
        </w:rPr>
        <w:t>）模式和蜂窝模式。存在</w:t>
      </w:r>
      <w:proofErr w:type="gramStart"/>
      <w:r w:rsidRPr="00B371AD">
        <w:rPr>
          <w:rFonts w:hint="eastAsia"/>
        </w:rPr>
        <w:t>一个跳数的</w:t>
      </w:r>
      <w:proofErr w:type="gramEnd"/>
      <w:r w:rsidRPr="00B371AD">
        <w:rPr>
          <w:rFonts w:hint="eastAsia"/>
        </w:rPr>
        <w:t>阈值，</w:t>
      </w:r>
      <w:proofErr w:type="gramStart"/>
      <w:r w:rsidRPr="00B371AD">
        <w:rPr>
          <w:rFonts w:hint="eastAsia"/>
        </w:rPr>
        <w:t>当源节点</w:t>
      </w:r>
      <w:proofErr w:type="gramEnd"/>
      <w:r w:rsidRPr="00B371AD">
        <w:rPr>
          <w:rFonts w:hint="eastAsia"/>
        </w:rPr>
        <w:t>和目的节点间的直线</w:t>
      </w:r>
      <w:proofErr w:type="gramStart"/>
      <w:r w:rsidRPr="00B371AD">
        <w:rPr>
          <w:rFonts w:hint="eastAsia"/>
        </w:rPr>
        <w:t>路由跳数在</w:t>
      </w:r>
      <w:proofErr w:type="gramEnd"/>
      <w:r w:rsidRPr="00B371AD">
        <w:rPr>
          <w:rFonts w:hint="eastAsia"/>
        </w:rPr>
        <w:t>阈值范围之内，则直接以多跳模式传输；</w:t>
      </w:r>
      <w:proofErr w:type="gramStart"/>
      <w:r w:rsidRPr="00B371AD">
        <w:rPr>
          <w:rFonts w:hint="eastAsia"/>
        </w:rPr>
        <w:t>否则源</w:t>
      </w:r>
      <w:proofErr w:type="gramEnd"/>
      <w:r w:rsidRPr="00B371AD">
        <w:rPr>
          <w:rFonts w:hint="eastAsia"/>
        </w:rPr>
        <w:t>节点直接接入基站以蜂窝模式传输。基于这种路由策略，可以推导出混合无线网络吞吐量可以表示为该阈值的函数。直观地说，不同的阈值将产生不同的网络吞吐量。当阈值</w:t>
      </w:r>
      <w:proofErr w:type="gramStart"/>
      <w:r w:rsidRPr="00B371AD">
        <w:rPr>
          <w:rFonts w:hint="eastAsia"/>
        </w:rPr>
        <w:t>很</w:t>
      </w:r>
      <w:proofErr w:type="gramEnd"/>
      <w:r w:rsidRPr="00B371AD">
        <w:rPr>
          <w:rFonts w:hint="eastAsia"/>
        </w:rPr>
        <w:t>小时，大多数数据流以蜂窝模式传输，多跳模式的传输量相应减小，这样无线</w:t>
      </w:r>
      <w:r w:rsidRPr="00B371AD">
        <w:rPr>
          <w:rFonts w:hint="eastAsia"/>
        </w:rPr>
        <w:t>Ad Hoc</w:t>
      </w:r>
      <w:r w:rsidRPr="00B371AD">
        <w:rPr>
          <w:rFonts w:hint="eastAsia"/>
        </w:rPr>
        <w:t>资源可能无法被充分利用；当阈值很大时，则在</w:t>
      </w:r>
      <w:r w:rsidRPr="00B371AD">
        <w:rPr>
          <w:rFonts w:hint="eastAsia"/>
        </w:rPr>
        <w:t>Ad Hoc</w:t>
      </w:r>
      <w:r w:rsidRPr="00B371AD">
        <w:rPr>
          <w:rFonts w:hint="eastAsia"/>
        </w:rPr>
        <w:t>网络中存在</w:t>
      </w:r>
      <w:proofErr w:type="gramStart"/>
      <w:r w:rsidRPr="00B371AD">
        <w:rPr>
          <w:rFonts w:hint="eastAsia"/>
        </w:rPr>
        <w:t>许多跳数很大</w:t>
      </w:r>
      <w:proofErr w:type="gramEnd"/>
      <w:r w:rsidRPr="00B371AD">
        <w:rPr>
          <w:rFonts w:hint="eastAsia"/>
        </w:rPr>
        <w:t>的传输流，由于干扰，每个流都会消耗更多的无线资源，导致网络拥塞等问题。因此，存在最优的阈值使网络吞吐量最大化。本部分将得到该函数结果，并找到最优阈值得到网络容量。</w:t>
      </w:r>
    </w:p>
    <w:p w14:paraId="6234A4B9" w14:textId="77777777" w:rsidR="00B371AD" w:rsidRPr="00B371AD" w:rsidRDefault="00B371AD" w:rsidP="00B371AD">
      <w:pPr>
        <w:pStyle w:val="af2"/>
        <w:ind w:firstLine="480"/>
      </w:pPr>
      <w:r w:rsidRPr="00B371AD">
        <w:rPr>
          <w:rFonts w:hint="eastAsia"/>
        </w:rPr>
        <w:lastRenderedPageBreak/>
        <w:t>2</w:t>
      </w:r>
      <w:r w:rsidRPr="00B371AD">
        <w:rPr>
          <w:rFonts w:hint="eastAsia"/>
        </w:rPr>
        <w:t>）具有无标度特征的流量模型。基于研究内容</w:t>
      </w:r>
      <w:proofErr w:type="gramStart"/>
      <w:r w:rsidRPr="00B371AD">
        <w:rPr>
          <w:rFonts w:hint="eastAsia"/>
        </w:rPr>
        <w:t>一</w:t>
      </w:r>
      <w:proofErr w:type="gramEnd"/>
      <w:r w:rsidRPr="00B371AD">
        <w:rPr>
          <w:rFonts w:hint="eastAsia"/>
        </w:rPr>
        <w:t>，我可以得到社交网络的参数</w:t>
      </w:r>
      <w:proofErr w:type="gramStart"/>
      <w:r w:rsidRPr="00B371AD">
        <w:rPr>
          <w:rFonts w:hint="eastAsia"/>
        </w:rPr>
        <w:t>幂</w:t>
      </w:r>
      <w:proofErr w:type="gramEnd"/>
      <w:r w:rsidRPr="00B371AD">
        <w:rPr>
          <w:rFonts w:hint="eastAsia"/>
        </w:rPr>
        <w:t>率模型和无标度</w:t>
      </w:r>
      <w:r w:rsidRPr="00B371AD">
        <w:rPr>
          <w:rFonts w:hint="eastAsia"/>
        </w:rPr>
        <w:t>Ad Hoc</w:t>
      </w:r>
      <w:r w:rsidRPr="00B371AD">
        <w:rPr>
          <w:rFonts w:hint="eastAsia"/>
        </w:rPr>
        <w:t>网络的建模方法。同样地，我们将节点划分为“无标度节点”和普通节点。求解两种节点分别的平均</w:t>
      </w:r>
      <w:proofErr w:type="gramStart"/>
      <w:r w:rsidRPr="00B371AD">
        <w:rPr>
          <w:rFonts w:hint="eastAsia"/>
        </w:rPr>
        <w:t>跳数和总网络</w:t>
      </w:r>
      <w:proofErr w:type="gramEnd"/>
      <w:r w:rsidRPr="00B371AD">
        <w:rPr>
          <w:rFonts w:hint="eastAsia"/>
        </w:rPr>
        <w:t>容量。在本部分，我们将得到两种节点在不同参数下的结果，并且将得到</w:t>
      </w:r>
      <w:proofErr w:type="gramStart"/>
      <w:r w:rsidRPr="00B371AD">
        <w:rPr>
          <w:rFonts w:hint="eastAsia"/>
        </w:rPr>
        <w:t>与跳数阈值</w:t>
      </w:r>
      <w:proofErr w:type="gramEnd"/>
      <w:r w:rsidRPr="00B371AD">
        <w:rPr>
          <w:rFonts w:hint="eastAsia"/>
        </w:rPr>
        <w:t>之间的关系。</w:t>
      </w:r>
    </w:p>
    <w:p w14:paraId="18A03330" w14:textId="77777777" w:rsidR="00B371AD" w:rsidRPr="00B371AD" w:rsidRDefault="00B371AD" w:rsidP="00B371AD">
      <w:pPr>
        <w:pStyle w:val="af2"/>
        <w:ind w:firstLine="480"/>
      </w:pPr>
      <w:r w:rsidRPr="00B371AD">
        <w:rPr>
          <w:rFonts w:hint="eastAsia"/>
        </w:rPr>
        <w:t>研究内容三：具有社交特性的车联网（</w:t>
      </w:r>
      <w:r w:rsidRPr="00B371AD">
        <w:rPr>
          <w:rFonts w:hint="eastAsia"/>
        </w:rPr>
        <w:t>V2X</w:t>
      </w:r>
      <w:r w:rsidRPr="00B371AD">
        <w:rPr>
          <w:rFonts w:hint="eastAsia"/>
        </w:rPr>
        <w:t>）容量性能分析</w:t>
      </w:r>
    </w:p>
    <w:p w14:paraId="54D87414" w14:textId="77777777" w:rsidR="00B371AD" w:rsidRPr="00B371AD" w:rsidRDefault="00B371AD" w:rsidP="00B371AD">
      <w:pPr>
        <w:pStyle w:val="af2"/>
        <w:ind w:firstLine="480"/>
      </w:pPr>
      <w:r w:rsidRPr="00B371AD">
        <w:rPr>
          <w:rFonts w:hint="eastAsia"/>
        </w:rPr>
        <w:t>目前，车载设备普遍配备</w:t>
      </w:r>
      <w:r w:rsidRPr="00B371AD">
        <w:rPr>
          <w:rFonts w:hint="eastAsia"/>
        </w:rPr>
        <w:t>IEEE 802.11</w:t>
      </w:r>
      <w:r w:rsidRPr="00B371AD">
        <w:rPr>
          <w:rFonts w:hint="eastAsia"/>
        </w:rPr>
        <w:t>、</w:t>
      </w:r>
      <w:r w:rsidRPr="00B371AD">
        <w:rPr>
          <w:rFonts w:hint="eastAsia"/>
        </w:rPr>
        <w:t>LTE</w:t>
      </w:r>
      <w:r w:rsidRPr="00B371AD">
        <w:rPr>
          <w:rFonts w:hint="eastAsia"/>
        </w:rPr>
        <w:t>接口模块以及用于车辆定位和跟踪的全球导航卫星系统（</w:t>
      </w:r>
      <w:r w:rsidRPr="00B371AD">
        <w:rPr>
          <w:rFonts w:hint="eastAsia"/>
        </w:rPr>
        <w:t>GNSS</w:t>
      </w:r>
      <w:r w:rsidRPr="00B371AD">
        <w:rPr>
          <w:rFonts w:hint="eastAsia"/>
        </w:rPr>
        <w:t>）接收系统。</w:t>
      </w:r>
      <w:proofErr w:type="gramStart"/>
      <w:r w:rsidRPr="00B371AD">
        <w:rPr>
          <w:rFonts w:hint="eastAsia"/>
        </w:rPr>
        <w:t>通过蓝牙技术</w:t>
      </w:r>
      <w:proofErr w:type="gramEnd"/>
      <w:r w:rsidRPr="00B371AD">
        <w:rPr>
          <w:rFonts w:hint="eastAsia"/>
        </w:rPr>
        <w:t>，个人区域网络内的短距离通信也得到保证。随着</w:t>
      </w:r>
      <w:r w:rsidRPr="00B371AD">
        <w:rPr>
          <w:rFonts w:hint="eastAsia"/>
        </w:rPr>
        <w:t>5G</w:t>
      </w:r>
      <w:r w:rsidRPr="00B371AD">
        <w:rPr>
          <w:rFonts w:hint="eastAsia"/>
        </w:rPr>
        <w:t>网络的建设和应用，配置蜂窝车联网（</w:t>
      </w:r>
      <w:r w:rsidRPr="00B371AD">
        <w:rPr>
          <w:rFonts w:hint="eastAsia"/>
        </w:rPr>
        <w:t>C-V2X</w:t>
      </w:r>
      <w:r w:rsidRPr="00B371AD">
        <w:rPr>
          <w:rFonts w:hint="eastAsia"/>
        </w:rPr>
        <w:t>）设备的汽车也将普及。这意味着车辆能够直接与路上其他配置了类似技术的车辆、道路交通信号设备和携带</w:t>
      </w:r>
      <w:r w:rsidRPr="00B371AD">
        <w:rPr>
          <w:rFonts w:hint="eastAsia"/>
        </w:rPr>
        <w:t>5G</w:t>
      </w:r>
      <w:r w:rsidRPr="00B371AD">
        <w:rPr>
          <w:rFonts w:hint="eastAsia"/>
        </w:rPr>
        <w:t>手机的行人互联。同时，随着自动驾驶技术的发展，交通状况，路径规划等信息将更多地在车辆之间通信。因此，车辆之间将构成一个无线</w:t>
      </w:r>
      <w:r w:rsidRPr="00B371AD">
        <w:rPr>
          <w:rFonts w:hint="eastAsia"/>
        </w:rPr>
        <w:t>Ad Hoc</w:t>
      </w:r>
      <w:r w:rsidRPr="00B371AD">
        <w:rPr>
          <w:rFonts w:hint="eastAsia"/>
        </w:rPr>
        <w:t>网络，并且由于其驾驶员的社交需求，车辆的通信也将显现出一定的社交特性。所以本研究</w:t>
      </w:r>
      <w:proofErr w:type="gramStart"/>
      <w:r w:rsidRPr="00B371AD">
        <w:rPr>
          <w:rFonts w:hint="eastAsia"/>
        </w:rPr>
        <w:t>点重点</w:t>
      </w:r>
      <w:proofErr w:type="gramEnd"/>
      <w:r w:rsidRPr="00B371AD">
        <w:rPr>
          <w:rFonts w:hint="eastAsia"/>
        </w:rPr>
        <w:t>分析具有社交特性的车联网容量性能分析。</w:t>
      </w:r>
    </w:p>
    <w:p w14:paraId="0EEA1396" w14:textId="77777777" w:rsidR="00B371AD" w:rsidRPr="00B371AD" w:rsidRDefault="00B371AD" w:rsidP="00B371AD">
      <w:pPr>
        <w:pStyle w:val="af2"/>
        <w:ind w:firstLine="480"/>
      </w:pPr>
      <w:r w:rsidRPr="00B371AD">
        <w:rPr>
          <w:rFonts w:hint="eastAsia"/>
        </w:rPr>
        <w:t>本研究点将重点关注以下两个问题：</w:t>
      </w:r>
    </w:p>
    <w:p w14:paraId="44FE1FAF" w14:textId="77777777" w:rsidR="00B371AD" w:rsidRPr="00B371AD" w:rsidRDefault="00B371AD" w:rsidP="00B371AD">
      <w:pPr>
        <w:pStyle w:val="af2"/>
        <w:ind w:firstLine="480"/>
      </w:pPr>
      <w:r w:rsidRPr="00B371AD">
        <w:rPr>
          <w:rFonts w:hint="eastAsia"/>
        </w:rPr>
        <w:t>1</w:t>
      </w:r>
      <w:r w:rsidRPr="00B371AD">
        <w:rPr>
          <w:rFonts w:hint="eastAsia"/>
        </w:rPr>
        <w:t>）车联网中与活动范围相关的社交分布特性。与普通的</w:t>
      </w:r>
      <w:r w:rsidRPr="00B371AD">
        <w:rPr>
          <w:rFonts w:hint="eastAsia"/>
        </w:rPr>
        <w:t>Ad Hoc</w:t>
      </w:r>
      <w:r w:rsidRPr="00B371AD">
        <w:rPr>
          <w:rFonts w:hint="eastAsia"/>
        </w:rPr>
        <w:t>网络节点不同，车辆节点普遍在与司机社交生活有关固定的路径和区域范围内活动。这种特定的社交特征使得在车联网背景下的网络建模与研究点</w:t>
      </w:r>
      <w:proofErr w:type="gramStart"/>
      <w:r w:rsidRPr="00B371AD">
        <w:rPr>
          <w:rFonts w:hint="eastAsia"/>
        </w:rPr>
        <w:t>一</w:t>
      </w:r>
      <w:proofErr w:type="gramEnd"/>
      <w:r w:rsidRPr="00B371AD">
        <w:rPr>
          <w:rFonts w:hint="eastAsia"/>
        </w:rPr>
        <w:t>，二中的模型完全不同。基于二维的栅格网络，网格的面积和</w:t>
      </w:r>
      <w:proofErr w:type="gramStart"/>
      <w:r w:rsidRPr="00B371AD">
        <w:rPr>
          <w:rFonts w:hint="eastAsia"/>
        </w:rPr>
        <w:t>边</w:t>
      </w:r>
      <w:proofErr w:type="gramEnd"/>
      <w:r w:rsidRPr="00B371AD">
        <w:rPr>
          <w:rFonts w:hint="eastAsia"/>
        </w:rPr>
        <w:t>将被赋予实际意义。同时车辆节点密度的变化，也呈现一定的分布规律，直观地说，在社交区域的中心位置车辆密度要高于平均水平。与此同时，还要考虑车辆节点间的通信网络的复杂特性，这给网络建模带来了极大的挑战。因此本部分将重点研究车辆节点的分布和移动特性，并构建适用于车辆社交网络模型。</w:t>
      </w:r>
    </w:p>
    <w:p w14:paraId="69F1932B" w14:textId="64124D45" w:rsidR="00AB1E0F" w:rsidRDefault="00B371AD" w:rsidP="00B371AD">
      <w:pPr>
        <w:pStyle w:val="af2"/>
        <w:ind w:firstLine="480"/>
      </w:pPr>
      <w:r w:rsidRPr="00B371AD">
        <w:rPr>
          <w:rFonts w:hint="eastAsia"/>
        </w:rPr>
        <w:t>2</w:t>
      </w:r>
      <w:r w:rsidRPr="00B371AD">
        <w:rPr>
          <w:rFonts w:hint="eastAsia"/>
        </w:rPr>
        <w:t>）计算网络容量。通过</w:t>
      </w:r>
      <w:r w:rsidRPr="00B371AD">
        <w:rPr>
          <w:rFonts w:hint="eastAsia"/>
        </w:rPr>
        <w:t>1</w:t>
      </w:r>
      <w:r w:rsidRPr="00B371AD">
        <w:rPr>
          <w:rFonts w:hint="eastAsia"/>
        </w:rPr>
        <w:t>）中构建的模型，选择适合的路由方案，并推导渐进网络容量。</w:t>
      </w:r>
    </w:p>
    <w:p w14:paraId="73A7C2DE" w14:textId="77777777" w:rsidR="00AB1E0F" w:rsidRDefault="00AB1E0F">
      <w:pPr>
        <w:pStyle w:val="af2"/>
        <w:ind w:firstLine="480"/>
      </w:pPr>
    </w:p>
    <w:p w14:paraId="05EBAE38" w14:textId="77777777" w:rsidR="00AB1E0F" w:rsidRDefault="00AD6047">
      <w:pPr>
        <w:pStyle w:val="2"/>
      </w:pPr>
      <w:bookmarkStart w:id="21" w:name="_Toc12468633"/>
      <w:r>
        <w:rPr>
          <w:rFonts w:hint="eastAsia"/>
        </w:rPr>
        <w:t>1</w:t>
      </w:r>
      <w:r>
        <w:t>.4</w:t>
      </w:r>
      <w:r>
        <w:rPr>
          <w:rFonts w:hint="eastAsia"/>
        </w:rPr>
        <w:t xml:space="preserve"> </w:t>
      </w:r>
      <w:r>
        <w:rPr>
          <w:rFonts w:hint="eastAsia"/>
        </w:rPr>
        <w:t>论文的结构安排</w:t>
      </w:r>
      <w:bookmarkEnd w:id="21"/>
    </w:p>
    <w:p w14:paraId="3D875FA7" w14:textId="77777777" w:rsidR="00AB1E0F" w:rsidRDefault="00AB1E0F">
      <w:pPr>
        <w:ind w:firstLine="480"/>
      </w:pPr>
    </w:p>
    <w:p w14:paraId="0D6D642F" w14:textId="77777777" w:rsidR="00AB1E0F" w:rsidRDefault="00AD6047">
      <w:pPr>
        <w:ind w:firstLine="480"/>
      </w:pPr>
      <w:r>
        <w:t>本文的</w:t>
      </w:r>
      <w:r>
        <w:rPr>
          <w:rFonts w:hint="eastAsia"/>
        </w:rPr>
        <w:t>论文结构安排</w:t>
      </w:r>
      <w:r>
        <w:t>如下</w:t>
      </w:r>
      <w:r>
        <w:rPr>
          <w:rFonts w:hint="eastAsia"/>
        </w:rPr>
        <w:t>：</w:t>
      </w:r>
    </w:p>
    <w:p w14:paraId="38A922BC" w14:textId="4C82C474" w:rsidR="00AB1E0F" w:rsidRDefault="00AD6047">
      <w:pPr>
        <w:ind w:firstLine="480"/>
      </w:pPr>
      <w:r>
        <w:t>在第一章绪论</w:t>
      </w:r>
    </w:p>
    <w:p w14:paraId="4BA660F6" w14:textId="3C9C3EA0" w:rsidR="00AB1E0F" w:rsidRDefault="00AD6047">
      <w:pPr>
        <w:ind w:firstLine="480"/>
      </w:pPr>
      <w:r>
        <w:t>第二</w:t>
      </w:r>
      <w:proofErr w:type="gramStart"/>
      <w:r>
        <w:t>章重点</w:t>
      </w:r>
      <w:proofErr w:type="gramEnd"/>
      <w:r>
        <w:t>研究</w:t>
      </w:r>
      <w:r w:rsidR="00B371AD">
        <w:t>…</w:t>
      </w:r>
    </w:p>
    <w:p w14:paraId="48E28EF7" w14:textId="055012E8" w:rsidR="00AB1E0F" w:rsidRDefault="00AD6047">
      <w:pPr>
        <w:ind w:firstLine="480"/>
      </w:pPr>
      <w:r>
        <w:lastRenderedPageBreak/>
        <w:t>第三</w:t>
      </w:r>
      <w:proofErr w:type="gramStart"/>
      <w:r>
        <w:t>章重点</w:t>
      </w:r>
      <w:proofErr w:type="gramEnd"/>
      <w:r>
        <w:t>研究</w:t>
      </w:r>
      <w:r w:rsidR="00B371AD">
        <w:t>…</w:t>
      </w:r>
    </w:p>
    <w:p w14:paraId="36936C27" w14:textId="13DB9BF0" w:rsidR="00AB1E0F" w:rsidRDefault="00AD6047">
      <w:pPr>
        <w:ind w:firstLine="480"/>
      </w:pPr>
      <w:r>
        <w:rPr>
          <w:rFonts w:hint="eastAsia"/>
        </w:rPr>
        <w:t>第四章主要</w:t>
      </w:r>
      <w:r w:rsidR="00601C6E">
        <w:rPr>
          <w:rFonts w:hint="eastAsia"/>
        </w:rPr>
        <w:t>研究</w:t>
      </w:r>
      <w:r w:rsidR="00B371AD">
        <w:t>…</w:t>
      </w:r>
    </w:p>
    <w:p w14:paraId="50A8E683" w14:textId="088E26CF" w:rsidR="00AB1E0F" w:rsidRDefault="00AD6047">
      <w:pPr>
        <w:ind w:firstLine="480"/>
      </w:pPr>
      <w:r>
        <w:rPr>
          <w:rFonts w:hint="eastAsia"/>
        </w:rPr>
        <w:t>最后是本文的总结和致谢，以及研究生在读期间所发表的文章</w:t>
      </w:r>
      <w:r w:rsidR="00B371AD">
        <w:rPr>
          <w:rFonts w:hint="eastAsia"/>
        </w:rPr>
        <w:t>及成果</w:t>
      </w:r>
      <w:r>
        <w:rPr>
          <w:rFonts w:hint="eastAsia"/>
        </w:rPr>
        <w:t>。</w:t>
      </w:r>
    </w:p>
    <w:p w14:paraId="7AA02154" w14:textId="77777777" w:rsidR="00AB1E0F" w:rsidRDefault="00AD6047">
      <w:pPr>
        <w:widowControl/>
        <w:spacing w:line="240" w:lineRule="auto"/>
        <w:ind w:firstLineChars="0" w:firstLine="0"/>
        <w:jc w:val="left"/>
        <w:sectPr w:rsidR="00AB1E0F" w:rsidSect="00070679">
          <w:headerReference w:type="even" r:id="rId24"/>
          <w:headerReference w:type="default" r:id="rId25"/>
          <w:footerReference w:type="even" r:id="rId26"/>
          <w:footerReference w:type="default" r:id="rId27"/>
          <w:pgSz w:w="11906" w:h="16838"/>
          <w:pgMar w:top="1440" w:right="1800" w:bottom="1440" w:left="1800" w:header="851" w:footer="992" w:gutter="0"/>
          <w:pgNumType w:start="1"/>
          <w:cols w:space="425"/>
          <w:docGrid w:type="lines" w:linePitch="326"/>
        </w:sectPr>
      </w:pPr>
      <w:r>
        <w:rPr>
          <w:rFonts w:asciiTheme="minorEastAsia" w:hAnsiTheme="minorEastAsia"/>
          <w:b/>
          <w:szCs w:val="24"/>
        </w:rPr>
        <w:br w:type="page"/>
      </w:r>
    </w:p>
    <w:p w14:paraId="6C2B8960" w14:textId="77777777" w:rsidR="00AB1E0F" w:rsidRDefault="00AB1E0F">
      <w:pPr>
        <w:ind w:firstLineChars="0" w:firstLine="0"/>
      </w:pPr>
    </w:p>
    <w:p w14:paraId="5D421D70" w14:textId="52C08A4B" w:rsidR="00B32C4B" w:rsidRDefault="00AD6047">
      <w:pPr>
        <w:pStyle w:val="af9"/>
      </w:pPr>
      <w:bookmarkStart w:id="22" w:name="_Toc12468634"/>
      <w:r>
        <w:rPr>
          <w:rFonts w:hint="eastAsia"/>
        </w:rPr>
        <w:t>第二</w:t>
      </w:r>
      <w:r>
        <w:t>章</w:t>
      </w:r>
      <w:r w:rsidR="003803AC">
        <w:t xml:space="preserve"> </w:t>
      </w:r>
      <w:r w:rsidR="00CD12DF">
        <w:rPr>
          <w:rFonts w:asciiTheme="minorEastAsia" w:hAnsiTheme="minorEastAsia" w:hint="eastAsia"/>
        </w:rPr>
        <w:t>基于</w:t>
      </w:r>
      <w:r w:rsidR="0028144B">
        <w:rPr>
          <w:rFonts w:asciiTheme="minorEastAsia" w:hAnsiTheme="minorEastAsia" w:hint="eastAsia"/>
        </w:rPr>
        <w:t>无人机节点</w:t>
      </w:r>
      <w:r w:rsidR="00CD12DF">
        <w:rPr>
          <w:rFonts w:ascii="Times" w:hAnsi="Times" w:hint="eastAsia"/>
        </w:rPr>
        <w:t>的</w:t>
      </w:r>
      <w:r w:rsidR="00CD12DF">
        <w:rPr>
          <w:rFonts w:asciiTheme="minorEastAsia" w:hAnsiTheme="minorEastAsia" w:hint="eastAsia"/>
        </w:rPr>
        <w:t>三维无标度</w:t>
      </w:r>
      <w:r w:rsidR="001A6AD5">
        <w:rPr>
          <w:rFonts w:asciiTheme="minorEastAsia" w:hAnsiTheme="minorEastAsia" w:hint="eastAsia"/>
        </w:rPr>
        <w:t>自组织</w:t>
      </w:r>
      <w:r w:rsidR="00CD12DF">
        <w:rPr>
          <w:rFonts w:asciiTheme="minorEastAsia" w:hAnsiTheme="minorEastAsia" w:hint="eastAsia"/>
        </w:rPr>
        <w:t>网络容量分析</w:t>
      </w:r>
      <w:bookmarkEnd w:id="22"/>
    </w:p>
    <w:p w14:paraId="0B119A92" w14:textId="5607535D" w:rsidR="00B04A2E" w:rsidRDefault="00B746EC" w:rsidP="00B04A2E">
      <w:pPr>
        <w:ind w:firstLine="480"/>
      </w:pPr>
      <w:r>
        <w:rPr>
          <w:rFonts w:hint="eastAsia"/>
        </w:rPr>
        <w:t>近年来</w:t>
      </w:r>
      <w:r w:rsidR="00B04A2E">
        <w:rPr>
          <w:rFonts w:hint="eastAsia"/>
        </w:rPr>
        <w:t>，无人飞行器（</w:t>
      </w:r>
      <w:r w:rsidR="00B04A2E">
        <w:rPr>
          <w:rFonts w:hint="eastAsia"/>
        </w:rPr>
        <w:t>UAV</w:t>
      </w:r>
      <w:r w:rsidR="00B04A2E">
        <w:rPr>
          <w:rFonts w:hint="eastAsia"/>
        </w:rPr>
        <w:t>）</w:t>
      </w:r>
      <w:r>
        <w:rPr>
          <w:rFonts w:hint="eastAsia"/>
        </w:rPr>
        <w:t>及其技术</w:t>
      </w:r>
      <w:r w:rsidR="00B04A2E">
        <w:rPr>
          <w:rFonts w:hint="eastAsia"/>
        </w:rPr>
        <w:t>迅速发展</w:t>
      </w:r>
      <w:r w:rsidR="00F37256">
        <w:rPr>
          <w:rFonts w:hint="eastAsia"/>
        </w:rPr>
        <w:t>。无人机</w:t>
      </w:r>
      <w:r w:rsidR="001A6AD5">
        <w:rPr>
          <w:rFonts w:hint="eastAsia"/>
        </w:rPr>
        <w:t>能够</w:t>
      </w:r>
      <w:r w:rsidR="00F37256">
        <w:rPr>
          <w:rFonts w:hint="eastAsia"/>
        </w:rPr>
        <w:t>承载计算和通信模块，</w:t>
      </w:r>
      <w:r w:rsidR="001A6AD5">
        <w:rPr>
          <w:rFonts w:hint="eastAsia"/>
        </w:rPr>
        <w:t>这</w:t>
      </w:r>
      <w:r w:rsidR="00F37256">
        <w:rPr>
          <w:rFonts w:hint="eastAsia"/>
        </w:rPr>
        <w:t>使得其应用场景迅猛增加，如作为应急空中基站，空中中继节点或进行编队表演。在多个无人机通信并完成一定任务的过程中，</w:t>
      </w:r>
      <w:r w:rsidR="001A6AD5">
        <w:rPr>
          <w:rFonts w:hint="eastAsia"/>
        </w:rPr>
        <w:t>无人机节点间</w:t>
      </w:r>
      <w:r w:rsidR="00F37256">
        <w:rPr>
          <w:rFonts w:hint="eastAsia"/>
        </w:rPr>
        <w:t>将构成一个无线自组织网络</w:t>
      </w:r>
      <w:r w:rsidR="001A6AD5">
        <w:rPr>
          <w:rFonts w:hint="eastAsia"/>
        </w:rPr>
        <w:t>，</w:t>
      </w:r>
      <w:r w:rsidR="00F37256">
        <w:rPr>
          <w:rFonts w:hint="eastAsia"/>
        </w:rPr>
        <w:t>并且由于无人机移动灵活，网络将从平面扩展到三维空间。当节点数量不断增加，网络将趋于复杂，并具有复杂网络的无标度特性</w:t>
      </w:r>
      <w:r w:rsidR="001A6AD5">
        <w:rPr>
          <w:rFonts w:hint="eastAsia"/>
        </w:rPr>
        <w:t>。这将会对整个网络的容量产生影响。</w:t>
      </w:r>
    </w:p>
    <w:p w14:paraId="063CEBFA" w14:textId="088E5385" w:rsidR="003F5B73" w:rsidRDefault="001A6AD5" w:rsidP="001A6AD5">
      <w:pPr>
        <w:ind w:firstLine="480"/>
      </w:pPr>
      <w:r>
        <w:rPr>
          <w:rFonts w:hint="eastAsia"/>
        </w:rPr>
        <w:t>本章</w:t>
      </w:r>
      <w:r w:rsidR="00B04A2E">
        <w:rPr>
          <w:rFonts w:hint="eastAsia"/>
        </w:rPr>
        <w:t>研究了</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三维无标度自组织网络容量</w:t>
      </w:r>
      <w:r>
        <w:rPr>
          <w:rFonts w:hint="eastAsia"/>
        </w:rPr>
        <w:t>，</w:t>
      </w:r>
      <w:r w:rsidR="00B04A2E">
        <w:rPr>
          <w:rFonts w:hint="eastAsia"/>
        </w:rPr>
        <w:t>使用具有不同参数的幂律模型和</w:t>
      </w:r>
      <w:r>
        <w:rPr>
          <w:rFonts w:hint="eastAsia"/>
        </w:rPr>
        <w:t>Scaling</w:t>
      </w:r>
      <w:r>
        <w:t xml:space="preserve"> </w:t>
      </w:r>
      <w:r>
        <w:rPr>
          <w:rFonts w:hint="eastAsia"/>
        </w:rPr>
        <w:t>Law</w:t>
      </w:r>
      <w:r w:rsidR="00B04A2E">
        <w:rPr>
          <w:rFonts w:hint="eastAsia"/>
        </w:rPr>
        <w:t>理论来构建三维无标度</w:t>
      </w:r>
      <w:r>
        <w:rPr>
          <w:rFonts w:hint="eastAsia"/>
        </w:rPr>
        <w:t>自组网</w:t>
      </w:r>
      <w:r w:rsidR="00B04A2E">
        <w:rPr>
          <w:rFonts w:hint="eastAsia"/>
        </w:rPr>
        <w:t>模型。同时，提出了一种基于社会群体规模的</w:t>
      </w:r>
      <w:r w:rsidR="00B04A2E">
        <w:rPr>
          <w:rFonts w:hint="eastAsia"/>
        </w:rPr>
        <w:t>BA</w:t>
      </w:r>
      <w:r w:rsidR="00B04A2E">
        <w:rPr>
          <w:rFonts w:hint="eastAsia"/>
        </w:rPr>
        <w:t>网络生成算法。根据社交</w:t>
      </w:r>
      <w:r>
        <w:rPr>
          <w:rFonts w:hint="eastAsia"/>
        </w:rPr>
        <w:t>群组</w:t>
      </w:r>
      <w:r w:rsidR="00B04A2E">
        <w:rPr>
          <w:rFonts w:hint="eastAsia"/>
        </w:rPr>
        <w:t>的大小，将所有节点分为两种类型</w:t>
      </w:r>
      <w:r>
        <w:rPr>
          <w:rFonts w:hint="eastAsia"/>
        </w:rPr>
        <w:t>并</w:t>
      </w:r>
      <w:r w:rsidR="00B04A2E">
        <w:rPr>
          <w:rFonts w:hint="eastAsia"/>
        </w:rPr>
        <w:t>分别</w:t>
      </w:r>
      <w:r>
        <w:rPr>
          <w:rFonts w:hint="eastAsia"/>
        </w:rPr>
        <w:t>进行了</w:t>
      </w:r>
      <w:r w:rsidR="00B04A2E">
        <w:rPr>
          <w:rFonts w:hint="eastAsia"/>
        </w:rPr>
        <w:t>网络容量</w:t>
      </w:r>
      <w:r>
        <w:rPr>
          <w:rFonts w:hint="eastAsia"/>
        </w:rPr>
        <w:t>的分析</w:t>
      </w:r>
      <w:r w:rsidR="00B04A2E">
        <w:rPr>
          <w:rFonts w:hint="eastAsia"/>
        </w:rPr>
        <w:t>。</w:t>
      </w:r>
    </w:p>
    <w:p w14:paraId="0993B3CC" w14:textId="0A002E77" w:rsidR="00413502" w:rsidRPr="00413502" w:rsidRDefault="00B220E7" w:rsidP="00413502">
      <w:pPr>
        <w:ind w:firstLine="480"/>
      </w:pPr>
      <w:r w:rsidRPr="00B220E7">
        <w:rPr>
          <w:rFonts w:hint="eastAsia"/>
        </w:rPr>
        <w:t>为方便表示，</w:t>
      </w:r>
      <w:r w:rsidR="00413502" w:rsidRPr="00F34970">
        <w:rPr>
          <w:rFonts w:hint="eastAsia"/>
          <w:highlight w:val="lightGray"/>
        </w:rPr>
        <w:t>表</w:t>
      </w:r>
      <w:r w:rsidR="00413502" w:rsidRPr="00F34970">
        <w:rPr>
          <w:rFonts w:hint="eastAsia"/>
          <w:highlight w:val="lightGray"/>
        </w:rPr>
        <w:t>I</w:t>
      </w:r>
      <w:r w:rsidR="00413502" w:rsidRPr="00F34970">
        <w:rPr>
          <w:rFonts w:hint="eastAsia"/>
        </w:rPr>
        <w:t>中给出了</w:t>
      </w:r>
      <w:r w:rsidR="00413502">
        <w:rPr>
          <w:rFonts w:hint="eastAsia"/>
        </w:rPr>
        <w:t>本章将用到</w:t>
      </w:r>
      <w:r w:rsidR="00413502" w:rsidRPr="00F34970">
        <w:rPr>
          <w:rFonts w:hint="eastAsia"/>
        </w:rPr>
        <w:t>的参数和符号。</w:t>
      </w:r>
    </w:p>
    <w:p w14:paraId="5047BA3D" w14:textId="52BB653A" w:rsidR="00F34970" w:rsidRPr="00F34970" w:rsidRDefault="0028144B" w:rsidP="00F34970">
      <w:pPr>
        <w:pStyle w:val="2"/>
      </w:pPr>
      <w:bookmarkStart w:id="23" w:name="_Toc12468637"/>
      <w:r>
        <w:rPr>
          <w:rFonts w:hint="eastAsia"/>
        </w:rPr>
        <w:t>2.</w:t>
      </w:r>
      <w:r w:rsidR="000314C9">
        <w:t>1</w:t>
      </w:r>
      <w:r>
        <w:t xml:space="preserve">  </w:t>
      </w:r>
      <w:r>
        <w:rPr>
          <w:rFonts w:hint="eastAsia"/>
        </w:rPr>
        <w:t>三维无标度</w:t>
      </w:r>
      <w:r w:rsidR="001A6AD5">
        <w:rPr>
          <w:rFonts w:hint="eastAsia"/>
        </w:rPr>
        <w:t>自组织</w:t>
      </w:r>
      <w:r>
        <w:rPr>
          <w:rFonts w:hint="eastAsia"/>
        </w:rPr>
        <w:t>网络</w:t>
      </w:r>
      <w:bookmarkEnd w:id="23"/>
      <w:r w:rsidR="001A6AD5">
        <w:rPr>
          <w:rFonts w:hint="eastAsia"/>
        </w:rPr>
        <w:t>系统模型</w:t>
      </w:r>
    </w:p>
    <w:p w14:paraId="79E5470C" w14:textId="344DF30C" w:rsidR="00B371AD" w:rsidRDefault="00E1597F" w:rsidP="00B371AD">
      <w:pPr>
        <w:pStyle w:val="af2"/>
        <w:ind w:firstLine="480"/>
        <w:jc w:val="left"/>
        <w:rPr>
          <w:rFonts w:cstheme="minorBidi"/>
          <w:bCs w:val="0"/>
          <w:szCs w:val="22"/>
        </w:rPr>
      </w:pPr>
      <w:r w:rsidRPr="00E1597F">
        <w:rPr>
          <w:rFonts w:cstheme="minorBidi" w:hint="eastAsia"/>
          <w:bCs w:val="0"/>
          <w:szCs w:val="22"/>
        </w:rPr>
        <w:t>目前，二</w:t>
      </w:r>
      <w:proofErr w:type="gramStart"/>
      <w:r w:rsidRPr="00E1597F">
        <w:rPr>
          <w:rFonts w:cstheme="minorBidi" w:hint="eastAsia"/>
          <w:bCs w:val="0"/>
          <w:szCs w:val="22"/>
        </w:rPr>
        <w:t>维网络</w:t>
      </w:r>
      <w:proofErr w:type="gramEnd"/>
      <w:r w:rsidRPr="00E1597F">
        <w:rPr>
          <w:rFonts w:cstheme="minorBidi" w:hint="eastAsia"/>
          <w:bCs w:val="0"/>
          <w:szCs w:val="22"/>
        </w:rPr>
        <w:t>的</w:t>
      </w:r>
      <w:r w:rsidR="003803AC">
        <w:rPr>
          <w:rFonts w:cstheme="minorBidi" w:hint="eastAsia"/>
          <w:bCs w:val="0"/>
          <w:szCs w:val="22"/>
        </w:rPr>
        <w:t>系统模型</w:t>
      </w:r>
      <w:r w:rsidRPr="00E1597F">
        <w:rPr>
          <w:rFonts w:cstheme="minorBidi" w:hint="eastAsia"/>
          <w:bCs w:val="0"/>
          <w:szCs w:val="22"/>
        </w:rPr>
        <w:t>考虑了网格状的网络</w:t>
      </w:r>
      <w:r w:rsidRPr="003803AC">
        <w:rPr>
          <w:rFonts w:cstheme="minorBidi" w:hint="eastAsia"/>
          <w:bCs w:val="0"/>
          <w:szCs w:val="22"/>
          <w:vertAlign w:val="superscript"/>
        </w:rPr>
        <w:t>[15</w:t>
      </w:r>
      <w:r w:rsidR="003803AC">
        <w:rPr>
          <w:rFonts w:cstheme="minorBidi"/>
          <w:bCs w:val="0"/>
          <w:szCs w:val="22"/>
          <w:vertAlign w:val="superscript"/>
        </w:rPr>
        <w:t>-</w:t>
      </w:r>
      <w:r w:rsidR="003803AC">
        <w:rPr>
          <w:rFonts w:cstheme="minorBidi" w:hint="eastAsia"/>
          <w:bCs w:val="0"/>
          <w:szCs w:val="22"/>
          <w:vertAlign w:val="superscript"/>
        </w:rPr>
        <w:t>long</w:t>
      </w:r>
      <w:r w:rsidRPr="003803AC">
        <w:rPr>
          <w:rFonts w:cstheme="minorBidi" w:hint="eastAsia"/>
          <w:bCs w:val="0"/>
          <w:szCs w:val="22"/>
          <w:vertAlign w:val="superscript"/>
        </w:rPr>
        <w:t>]</w:t>
      </w:r>
      <w:r w:rsidRPr="00E1597F">
        <w:rPr>
          <w:rFonts w:cstheme="minorBidi" w:hint="eastAsia"/>
          <w:bCs w:val="0"/>
          <w:szCs w:val="22"/>
        </w:rPr>
        <w:t>。</w:t>
      </w:r>
      <w:r w:rsidR="003803AC">
        <w:rPr>
          <w:rFonts w:cstheme="minorBidi" w:hint="eastAsia"/>
          <w:bCs w:val="0"/>
          <w:szCs w:val="22"/>
        </w:rPr>
        <w:t>类似地</w:t>
      </w:r>
      <w:r w:rsidRPr="00E1597F">
        <w:rPr>
          <w:rFonts w:cstheme="minorBidi" w:hint="eastAsia"/>
          <w:bCs w:val="0"/>
          <w:szCs w:val="22"/>
        </w:rPr>
        <w:t>，在</w:t>
      </w:r>
      <w:proofErr w:type="gramStart"/>
      <w:r w:rsidRPr="00E1597F">
        <w:rPr>
          <w:rFonts w:cstheme="minorBidi" w:hint="eastAsia"/>
          <w:bCs w:val="0"/>
          <w:szCs w:val="22"/>
        </w:rPr>
        <w:t>三维情况</w:t>
      </w:r>
      <w:proofErr w:type="gramEnd"/>
      <w:r w:rsidRPr="00E1597F">
        <w:rPr>
          <w:rFonts w:cstheme="minorBidi" w:hint="eastAsia"/>
          <w:bCs w:val="0"/>
          <w:szCs w:val="22"/>
        </w:rPr>
        <w:t>下，我们考虑</w:t>
      </w:r>
      <w:r w:rsidR="003803AC">
        <w:rPr>
          <w:rFonts w:cstheme="minorBidi" w:hint="eastAsia"/>
          <w:bCs w:val="0"/>
          <w:szCs w:val="22"/>
        </w:rPr>
        <w:t>一个</w:t>
      </w:r>
      <w:r w:rsidRPr="00E1597F">
        <w:rPr>
          <w:rFonts w:cstheme="minorBidi" w:hint="eastAsia"/>
          <w:bCs w:val="0"/>
          <w:szCs w:val="22"/>
        </w:rPr>
        <w:t>具有单位体积的立方区域</w:t>
      </w:r>
      <w:r w:rsidR="003803AC">
        <w:rPr>
          <w:rFonts w:cstheme="minorBidi" w:hint="eastAsia"/>
          <w:bCs w:val="0"/>
          <w:szCs w:val="22"/>
        </w:rPr>
        <w:t>，并将该区域内部划分为更小的立方</w:t>
      </w:r>
      <w:r w:rsidR="00A404FB">
        <w:rPr>
          <w:rFonts w:cstheme="minorBidi" w:hint="eastAsia"/>
          <w:bCs w:val="0"/>
          <w:szCs w:val="22"/>
        </w:rPr>
        <w:t>体</w:t>
      </w:r>
      <w:r w:rsidRPr="00E1597F">
        <w:rPr>
          <w:rFonts w:cstheme="minorBidi" w:hint="eastAsia"/>
          <w:bCs w:val="0"/>
          <w:szCs w:val="22"/>
        </w:rPr>
        <w:t>。</w:t>
      </w:r>
      <w:r w:rsidR="003803AC" w:rsidRPr="00E1597F">
        <w:rPr>
          <w:rFonts w:cstheme="minorBidi" w:hint="eastAsia"/>
          <w:bCs w:val="0"/>
          <w:szCs w:val="22"/>
        </w:rPr>
        <w:t>节点随机分布</w:t>
      </w:r>
      <w:r w:rsidR="003803AC">
        <w:rPr>
          <w:rFonts w:cstheme="minorBidi" w:hint="eastAsia"/>
          <w:bCs w:val="0"/>
          <w:szCs w:val="22"/>
        </w:rPr>
        <w:t>在该区域内。</w:t>
      </w:r>
    </w:p>
    <w:p w14:paraId="58E66638" w14:textId="797A8D28" w:rsidR="004B3ECD" w:rsidRPr="00FB48F6" w:rsidRDefault="005C1FDC" w:rsidP="005C1FDC">
      <w:pPr>
        <w:spacing w:line="240" w:lineRule="auto"/>
        <w:ind w:firstLineChars="0" w:firstLine="0"/>
        <w:jc w:val="center"/>
      </w:pPr>
      <w:r>
        <w:rPr>
          <w:rFonts w:hint="eastAsia"/>
          <w:noProof/>
        </w:rPr>
        <w:drawing>
          <wp:inline distT="0" distB="0" distL="0" distR="0" wp14:anchorId="00212FBC" wp14:editId="49340095">
            <wp:extent cx="4136343" cy="3103004"/>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model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5014" cy="3109509"/>
                    </a:xfrm>
                    <a:prstGeom prst="rect">
                      <a:avLst/>
                    </a:prstGeom>
                  </pic:spPr>
                </pic:pic>
              </a:graphicData>
            </a:graphic>
          </wp:inline>
        </w:drawing>
      </w:r>
    </w:p>
    <w:p w14:paraId="0CFA3BE9" w14:textId="6889CBD5" w:rsidR="003803AC" w:rsidRPr="00FB48F6" w:rsidRDefault="003803AC" w:rsidP="00FB48F6">
      <w:pPr>
        <w:pStyle w:val="6"/>
        <w:ind w:firstLine="480"/>
        <w:rPr>
          <w:rFonts w:ascii="宋体" w:eastAsia="宋体" w:hAnsi="宋体"/>
          <w:b w:val="0"/>
        </w:rPr>
      </w:pPr>
      <w:r w:rsidRPr="00FB48F6">
        <w:rPr>
          <w:rFonts w:ascii="宋体" w:eastAsia="宋体" w:hAnsi="宋体" w:hint="eastAsia"/>
          <w:b w:val="0"/>
        </w:rPr>
        <w:lastRenderedPageBreak/>
        <w:t>2</w:t>
      </w:r>
      <w:r w:rsidRPr="00FB48F6">
        <w:rPr>
          <w:rFonts w:ascii="宋体" w:eastAsia="宋体" w:hAnsi="宋体"/>
          <w:b w:val="0"/>
        </w:rPr>
        <w:t xml:space="preserve">.2.1 </w:t>
      </w:r>
      <w:r w:rsidRPr="00FB48F6">
        <w:rPr>
          <w:rFonts w:ascii="宋体" w:eastAsia="宋体" w:hAnsi="宋体" w:hint="eastAsia"/>
          <w:b w:val="0"/>
        </w:rPr>
        <w:t>干扰模型</w:t>
      </w:r>
    </w:p>
    <w:p w14:paraId="1BB84E0E" w14:textId="33CD1A32" w:rsidR="00AB1E0F" w:rsidRDefault="003803AC" w:rsidP="000B70EC">
      <w:pPr>
        <w:spacing w:line="240" w:lineRule="auto"/>
        <w:ind w:firstLine="480"/>
      </w:pPr>
      <w:r w:rsidRPr="003803AC">
        <w:rPr>
          <w:rFonts w:hint="eastAsia"/>
        </w:rPr>
        <w:t>为了确保网络的连通性，两个节点之间的传输范围为</w:t>
      </w:r>
      <w:r w:rsidR="00FB48F6">
        <w:rPr>
          <w:rFonts w:hint="eastAsia"/>
        </w:rPr>
        <w:t xml:space="preserve"> </w:t>
      </w:r>
      <w:r w:rsidR="00AA462A">
        <w:rPr>
          <w:noProof/>
        </w:rPr>
        <w:object w:dxaOrig="2120" w:dyaOrig="560" w14:anchorId="123687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5.95pt;height:27.9pt;mso-width-percent:0;mso-height-percent:0;mso-width-percent:0;mso-height-percent:0" o:ole="">
            <v:imagedata r:id="rId29" o:title=""/>
          </v:shape>
          <o:OLEObject Type="Embed" ProgID="Unknown" ShapeID="_x0000_i1025" DrawAspect="Content" ObjectID="_1637852947" r:id="rId30"/>
        </w:object>
      </w:r>
      <w:r w:rsidR="000B70EC" w:rsidRPr="00FB48F6">
        <w:rPr>
          <w:rFonts w:hint="eastAsia"/>
          <w:highlight w:val="yellow"/>
          <w:u w:val="single"/>
        </w:rPr>
        <w:t xml:space="preserve"> </w:t>
      </w:r>
      <w:r w:rsidR="00FB48F6" w:rsidRPr="000B70EC">
        <w:rPr>
          <w:rFonts w:hint="eastAsia"/>
          <w:u w:val="single"/>
        </w:rPr>
        <w:t>[</w:t>
      </w:r>
      <w:r w:rsidR="000B70EC" w:rsidRPr="000B70EC">
        <w:rPr>
          <w:rFonts w:hint="eastAsia"/>
          <w:u w:val="single"/>
        </w:rPr>
        <w:t>long-</w:t>
      </w:r>
      <w:r w:rsidR="00FB48F6" w:rsidRPr="000B70EC">
        <w:rPr>
          <w:u w:val="single"/>
        </w:rPr>
        <w:t>19]</w:t>
      </w:r>
      <w:r w:rsidR="00FB48F6" w:rsidRPr="000B70EC">
        <w:rPr>
          <w:rFonts w:hint="eastAsia"/>
        </w:rPr>
        <w:t>。</w:t>
      </w:r>
      <w:r w:rsidR="00FB48F6" w:rsidRPr="00FB48F6">
        <w:rPr>
          <w:rFonts w:hint="eastAsia"/>
        </w:rPr>
        <w:t>我们考虑用于干扰的协议模型</w:t>
      </w:r>
      <w:r w:rsidR="00FB48F6" w:rsidRPr="00FB48F6">
        <w:rPr>
          <w:rFonts w:hint="eastAsia"/>
          <w:vertAlign w:val="superscript"/>
        </w:rPr>
        <w:t>[2</w:t>
      </w:r>
      <w:r w:rsidR="00FB48F6" w:rsidRPr="00FB48F6">
        <w:rPr>
          <w:vertAlign w:val="superscript"/>
        </w:rPr>
        <w:t>-</w:t>
      </w:r>
      <w:r w:rsidR="00FB48F6" w:rsidRPr="00FB48F6">
        <w:rPr>
          <w:rFonts w:hint="eastAsia"/>
          <w:vertAlign w:val="superscript"/>
        </w:rPr>
        <w:t>long]</w:t>
      </w:r>
      <w:r w:rsidR="00FB48F6" w:rsidRPr="00FB48F6">
        <w:rPr>
          <w:rFonts w:hint="eastAsia"/>
        </w:rPr>
        <w:t>，假设节点</w:t>
      </w:r>
      <w:proofErr w:type="spellStart"/>
      <w:r w:rsidR="00FB48F6" w:rsidRPr="00FB48F6">
        <w:rPr>
          <w:rFonts w:hint="eastAsia"/>
        </w:rPr>
        <w:t>i</w:t>
      </w:r>
      <w:proofErr w:type="spellEnd"/>
      <w:r w:rsidR="00FB48F6" w:rsidRPr="00FB48F6">
        <w:rPr>
          <w:rFonts w:hint="eastAsia"/>
        </w:rPr>
        <w:t>，</w:t>
      </w:r>
      <w:r w:rsidR="00FB48F6" w:rsidRPr="00FB48F6">
        <w:rPr>
          <w:rFonts w:hint="eastAsia"/>
        </w:rPr>
        <w:t>j</w:t>
      </w:r>
      <w:r w:rsidR="00FB48F6" w:rsidRPr="00FB48F6">
        <w:rPr>
          <w:rFonts w:hint="eastAsia"/>
        </w:rPr>
        <w:t>，</w:t>
      </w:r>
      <w:r w:rsidR="00FB48F6" w:rsidRPr="00FB48F6">
        <w:rPr>
          <w:rFonts w:hint="eastAsia"/>
        </w:rPr>
        <w:t>k</w:t>
      </w:r>
      <w:r w:rsidR="00FB48F6" w:rsidRPr="00FB48F6">
        <w:rPr>
          <w:rFonts w:hint="eastAsia"/>
        </w:rPr>
        <w:t>的三维笛卡尔坐标分别为</w:t>
      </w:r>
      <w:r w:rsidR="00AA462A">
        <w:rPr>
          <w:noProof/>
        </w:rPr>
        <w:object w:dxaOrig="300" w:dyaOrig="360" w14:anchorId="41FA436B">
          <v:shape id="_x0000_i1026" type="#_x0000_t75" alt="" style="width:15.1pt;height:18.1pt;mso-width-percent:0;mso-height-percent:0;mso-width-percent:0;mso-height-percent:0" o:ole="">
            <v:imagedata r:id="rId31" o:title=""/>
          </v:shape>
          <o:OLEObject Type="Embed" ProgID="Unknown" ShapeID="_x0000_i1026" DrawAspect="Content" ObjectID="_1637852948" r:id="rId32"/>
        </w:object>
      </w:r>
      <w:r w:rsidR="00FB48F6" w:rsidRPr="00FB48F6">
        <w:rPr>
          <w:rFonts w:hint="eastAsia"/>
        </w:rPr>
        <w:t>，</w:t>
      </w:r>
      <w:r w:rsidR="00AA462A">
        <w:rPr>
          <w:noProof/>
        </w:rPr>
        <w:object w:dxaOrig="340" w:dyaOrig="380" w14:anchorId="3AD717DE">
          <v:shape id="_x0000_i1027" type="#_x0000_t75" alt="" style="width:17.35pt;height:19.6pt;mso-width-percent:0;mso-height-percent:0;mso-width-percent:0;mso-height-percent:0" o:ole="">
            <v:imagedata r:id="rId33" o:title=""/>
          </v:shape>
          <o:OLEObject Type="Embed" ProgID="Unknown" ShapeID="_x0000_i1027" DrawAspect="Content" ObjectID="_1637852949" r:id="rId34"/>
        </w:object>
      </w:r>
      <w:r w:rsidR="00FB48F6" w:rsidRPr="00FB48F6">
        <w:rPr>
          <w:rFonts w:hint="eastAsia"/>
        </w:rPr>
        <w:t>，</w:t>
      </w:r>
      <w:r w:rsidR="00AA462A">
        <w:rPr>
          <w:noProof/>
        </w:rPr>
        <w:object w:dxaOrig="340" w:dyaOrig="360" w14:anchorId="7ECA876E">
          <v:shape id="_x0000_i1028" type="#_x0000_t75" alt="" style="width:17.35pt;height:18.1pt;mso-width-percent:0;mso-height-percent:0;mso-width-percent:0;mso-height-percent:0" o:ole="">
            <v:imagedata r:id="rId35" o:title=""/>
          </v:shape>
          <o:OLEObject Type="Embed" ProgID="Unknown" ShapeID="_x0000_i1028" DrawAspect="Content" ObjectID="_1637852950" r:id="rId36"/>
        </w:object>
      </w:r>
      <w:r w:rsidR="00FB48F6" w:rsidRPr="00FB48F6">
        <w:rPr>
          <w:rFonts w:hint="eastAsia"/>
        </w:rPr>
        <w:t>。</w:t>
      </w:r>
      <w:r w:rsidR="00FB48F6" w:rsidRPr="00FB48F6">
        <w:rPr>
          <w:rFonts w:hint="eastAsia"/>
        </w:rPr>
        <w:t xml:space="preserve"> </w:t>
      </w:r>
      <w:r w:rsidR="00FB48F6" w:rsidRPr="00FB48F6">
        <w:rPr>
          <w:rFonts w:hint="eastAsia"/>
        </w:rPr>
        <w:t>只有在</w:t>
      </w:r>
      <w:r w:rsidR="00FB48F6">
        <w:rPr>
          <w:rFonts w:hint="eastAsia"/>
        </w:rPr>
        <w:t>满足</w:t>
      </w:r>
      <w:r w:rsidR="00AA462A">
        <w:rPr>
          <w:noProof/>
        </w:rPr>
        <w:object w:dxaOrig="1600" w:dyaOrig="440" w14:anchorId="121C7EBF">
          <v:shape id="_x0000_i1029" type="#_x0000_t75" alt="" style="width:80.3pt;height:22.6pt;mso-width-percent:0;mso-height-percent:0;mso-width-percent:0;mso-height-percent:0" o:ole="">
            <v:imagedata r:id="rId37" o:title=""/>
          </v:shape>
          <o:OLEObject Type="Embed" ProgID="Unknown" ShapeID="_x0000_i1029" DrawAspect="Content" ObjectID="_1637852951" r:id="rId38"/>
        </w:object>
      </w:r>
      <w:r w:rsidR="00FB48F6">
        <w:rPr>
          <w:rFonts w:hint="eastAsia"/>
        </w:rPr>
        <w:t>，同时，</w:t>
      </w:r>
      <w:r w:rsidR="00FB48F6" w:rsidRPr="00FB48F6">
        <w:rPr>
          <w:rFonts w:hint="eastAsia"/>
        </w:rPr>
        <w:t>在相同频段上传输的其他节点满足</w:t>
      </w:r>
      <w:r w:rsidR="00AA462A">
        <w:rPr>
          <w:noProof/>
        </w:rPr>
        <w:object w:dxaOrig="2280" w:dyaOrig="440" w14:anchorId="50D6724E">
          <v:shape id="_x0000_i1030" type="#_x0000_t75" alt="" style="width:113.85pt;height:22.6pt;mso-width-percent:0;mso-height-percent:0;mso-width-percent:0;mso-height-percent:0" o:ole="">
            <v:imagedata r:id="rId39" o:title=""/>
          </v:shape>
          <o:OLEObject Type="Embed" ProgID="Unknown" ShapeID="_x0000_i1030" DrawAspect="Content" ObjectID="_1637852952" r:id="rId40"/>
        </w:object>
      </w:r>
      <w:r w:rsidR="000B70EC">
        <w:rPr>
          <w:rFonts w:hint="eastAsia"/>
        </w:rPr>
        <w:t>时</w:t>
      </w:r>
      <w:r w:rsidR="00FB48F6" w:rsidRPr="00FB48F6">
        <w:rPr>
          <w:rFonts w:hint="eastAsia"/>
        </w:rPr>
        <w:t>，两个节点才能成功传输</w:t>
      </w:r>
      <w:r w:rsidR="00FB48F6">
        <w:rPr>
          <w:rFonts w:hint="eastAsia"/>
        </w:rPr>
        <w:t>。这里</w:t>
      </w:r>
      <w:r w:rsidR="00AA462A">
        <w:rPr>
          <w:noProof/>
        </w:rPr>
        <w:object w:dxaOrig="220" w:dyaOrig="260" w14:anchorId="035FD2C7">
          <v:shape id="_x0000_i1031" type="#_x0000_t75" alt="" style="width:11.3pt;height:12.8pt;mso-width-percent:0;mso-height-percent:0;mso-width-percent:0;mso-height-percent:0" o:ole="">
            <v:imagedata r:id="rId41" o:title=""/>
          </v:shape>
          <o:OLEObject Type="Embed" ProgID="Unknown" ShapeID="_x0000_i1031" DrawAspect="Content" ObjectID="_1637852953" r:id="rId42"/>
        </w:object>
      </w:r>
      <w:r w:rsidR="00FB48F6">
        <w:rPr>
          <w:rFonts w:hint="eastAsia"/>
        </w:rPr>
        <w:t>是保护系数，且</w:t>
      </w:r>
      <w:r w:rsidR="00AA462A">
        <w:rPr>
          <w:noProof/>
        </w:rPr>
        <w:object w:dxaOrig="580" w:dyaOrig="279" w14:anchorId="1C3FC5D4">
          <v:shape id="_x0000_i1032" type="#_x0000_t75" alt="" style="width:29.4pt;height:12.8pt;mso-width-percent:0;mso-height-percent:0;mso-width-percent:0;mso-height-percent:0" o:ole="">
            <v:imagedata r:id="rId43" o:title=""/>
          </v:shape>
          <o:OLEObject Type="Embed" ProgID="Unknown" ShapeID="_x0000_i1032" DrawAspect="Content" ObjectID="_1637852954" r:id="rId44"/>
        </w:object>
      </w:r>
      <w:r w:rsidR="00FB48F6">
        <w:rPr>
          <w:rFonts w:hint="eastAsia"/>
        </w:rPr>
        <w:t>。</w:t>
      </w:r>
    </w:p>
    <w:p w14:paraId="68313718" w14:textId="59014F76" w:rsidR="00FB48F6" w:rsidRPr="00FB48F6" w:rsidRDefault="00FB48F6" w:rsidP="00FB48F6">
      <w:pPr>
        <w:pStyle w:val="6"/>
        <w:ind w:firstLine="480"/>
        <w:rPr>
          <w:rFonts w:ascii="宋体" w:eastAsia="宋体" w:hAnsi="宋体"/>
          <w:b w:val="0"/>
        </w:rPr>
      </w:pPr>
      <w:r w:rsidRPr="00FB48F6">
        <w:rPr>
          <w:rFonts w:ascii="宋体" w:eastAsia="宋体" w:hAnsi="宋体" w:hint="eastAsia"/>
          <w:b w:val="0"/>
        </w:rPr>
        <w:t>2</w:t>
      </w:r>
      <w:r w:rsidRPr="00FB48F6">
        <w:rPr>
          <w:rFonts w:ascii="宋体" w:eastAsia="宋体" w:hAnsi="宋体"/>
          <w:b w:val="0"/>
        </w:rPr>
        <w:t xml:space="preserve">.2.2 </w:t>
      </w:r>
      <w:r w:rsidRPr="00FB48F6">
        <w:rPr>
          <w:rFonts w:ascii="宋体" w:eastAsia="宋体" w:hAnsi="宋体" w:hint="eastAsia"/>
          <w:b w:val="0"/>
        </w:rPr>
        <w:t>路由模型</w:t>
      </w:r>
    </w:p>
    <w:p w14:paraId="3B97DF8D" w14:textId="66C2F227" w:rsidR="00FB48F6" w:rsidRPr="00FB48F6" w:rsidRDefault="00FB48F6" w:rsidP="000B70EC">
      <w:pPr>
        <w:spacing w:line="240" w:lineRule="auto"/>
        <w:ind w:firstLineChars="83" w:firstLine="199"/>
      </w:pPr>
      <w:r>
        <w:tab/>
      </w:r>
      <w:r w:rsidRPr="00FB48F6">
        <w:rPr>
          <w:rFonts w:hint="eastAsia"/>
        </w:rPr>
        <w:t>假设节点的位置是先验信息，即每个源节点都知道目标节点在其社交</w:t>
      </w:r>
      <w:r>
        <w:rPr>
          <w:rFonts w:hint="eastAsia"/>
        </w:rPr>
        <w:t>群</w:t>
      </w:r>
      <w:r w:rsidRPr="00FB48F6">
        <w:rPr>
          <w:rFonts w:hint="eastAsia"/>
        </w:rPr>
        <w:t>组中的位置</w:t>
      </w:r>
      <w:r>
        <w:rPr>
          <w:rFonts w:hint="eastAsia"/>
        </w:rPr>
        <w:t>。这里</w:t>
      </w:r>
      <w:r w:rsidRPr="00FB48F6">
        <w:rPr>
          <w:rFonts w:hint="eastAsia"/>
        </w:rPr>
        <w:t>采用直线的路由策略进行分析</w:t>
      </w:r>
      <w:r w:rsidRPr="00A404FB">
        <w:rPr>
          <w:rFonts w:hint="eastAsia"/>
          <w:vertAlign w:val="superscript"/>
        </w:rPr>
        <w:t>[21]</w:t>
      </w:r>
      <w:r w:rsidRPr="00FB48F6">
        <w:rPr>
          <w:rFonts w:hint="eastAsia"/>
        </w:rPr>
        <w:t>。</w:t>
      </w:r>
      <w:r w:rsidR="00A404FB">
        <w:rPr>
          <w:rFonts w:hint="eastAsia"/>
        </w:rPr>
        <w:t>根据</w:t>
      </w:r>
      <w:r w:rsidR="00A404FB">
        <w:rPr>
          <w:rFonts w:hint="eastAsia"/>
        </w:rPr>
        <w:t>2</w:t>
      </w:r>
      <w:r w:rsidR="00A404FB">
        <w:t>.1.1</w:t>
      </w:r>
      <w:r w:rsidR="00A404FB">
        <w:rPr>
          <w:rFonts w:hint="eastAsia"/>
        </w:rPr>
        <w:t>中传输范围限制，</w:t>
      </w:r>
      <w:r w:rsidRPr="00FB48F6">
        <w:rPr>
          <w:rFonts w:hint="eastAsia"/>
        </w:rPr>
        <w:t>将单位体积的立方体分成边长为</w:t>
      </w:r>
      <w:r w:rsidR="00AA462A">
        <w:rPr>
          <w:noProof/>
        </w:rPr>
        <w:object w:dxaOrig="1440" w:dyaOrig="560" w14:anchorId="39925DCA">
          <v:shape id="_x0000_i1033" type="#_x0000_t75" alt="" style="width:1in;height:27.9pt;mso-width-percent:0;mso-height-percent:0;mso-width-percent:0;mso-height-percent:0" o:ole="">
            <v:imagedata r:id="rId45" o:title=""/>
          </v:shape>
          <o:OLEObject Type="Embed" ProgID="Unknown" ShapeID="_x0000_i1033" DrawAspect="Content" ObjectID="_1637852955" r:id="rId46"/>
        </w:object>
      </w:r>
      <w:r w:rsidRPr="00FB48F6">
        <w:rPr>
          <w:rFonts w:hint="eastAsia"/>
        </w:rPr>
        <w:t>的许多</w:t>
      </w:r>
      <w:r w:rsidR="005E04F9">
        <w:rPr>
          <w:rFonts w:hint="eastAsia"/>
          <w:bCs/>
        </w:rPr>
        <w:t>立方体</w:t>
      </w:r>
      <w:r w:rsidR="00A404FB">
        <w:rPr>
          <w:rFonts w:hint="eastAsia"/>
        </w:rPr>
        <w:t>，此时</w:t>
      </w:r>
      <w:r w:rsidR="00A404FB" w:rsidRPr="00A404FB">
        <w:rPr>
          <w:rFonts w:hint="eastAsia"/>
        </w:rPr>
        <w:t>每个</w:t>
      </w:r>
      <w:r w:rsidR="005E04F9">
        <w:rPr>
          <w:rFonts w:hint="eastAsia"/>
          <w:bCs/>
        </w:rPr>
        <w:t>立方体</w:t>
      </w:r>
      <w:r w:rsidR="00A404FB">
        <w:rPr>
          <w:rFonts w:hint="eastAsia"/>
        </w:rPr>
        <w:t>中都</w:t>
      </w:r>
      <w:r w:rsidR="00A404FB" w:rsidRPr="00A404FB">
        <w:rPr>
          <w:rFonts w:hint="eastAsia"/>
        </w:rPr>
        <w:t>至少有一个节点</w:t>
      </w:r>
      <w:r w:rsidR="00A404FB">
        <w:rPr>
          <w:rFonts w:hint="eastAsia"/>
        </w:rPr>
        <w:t>，即没有空的</w:t>
      </w:r>
      <w:r w:rsidR="005E04F9">
        <w:rPr>
          <w:rFonts w:hint="eastAsia"/>
          <w:bCs/>
        </w:rPr>
        <w:t>立方体</w:t>
      </w:r>
      <w:r w:rsidR="00A404FB" w:rsidRPr="00A404FB">
        <w:rPr>
          <w:rFonts w:hint="eastAsia"/>
        </w:rPr>
        <w:t>。</w:t>
      </w:r>
      <w:r w:rsidR="00A404FB" w:rsidRPr="00A404FB">
        <w:rPr>
          <w:rFonts w:hint="eastAsia"/>
        </w:rPr>
        <w:t xml:space="preserve"> </w:t>
      </w:r>
      <w:r w:rsidR="00A404FB" w:rsidRPr="00A404FB">
        <w:rPr>
          <w:rFonts w:hint="eastAsia"/>
        </w:rPr>
        <w:t>如</w:t>
      </w:r>
      <w:r w:rsidR="00A404FB" w:rsidRPr="00A404FB">
        <w:rPr>
          <w:rFonts w:hint="eastAsia"/>
          <w:highlight w:val="green"/>
        </w:rPr>
        <w:t>图</w:t>
      </w:r>
      <w:r w:rsidR="00A404FB" w:rsidRPr="00A404FB">
        <w:rPr>
          <w:rFonts w:hint="eastAsia"/>
          <w:highlight w:val="green"/>
        </w:rPr>
        <w:t>1</w:t>
      </w:r>
      <w:r w:rsidR="00A404FB" w:rsidRPr="00A404FB">
        <w:rPr>
          <w:rFonts w:hint="eastAsia"/>
        </w:rPr>
        <w:t>所示，两个节点之间的</w:t>
      </w:r>
      <w:r w:rsidR="00A404FB">
        <w:rPr>
          <w:rFonts w:hint="eastAsia"/>
        </w:rPr>
        <w:t>直线路径</w:t>
      </w:r>
      <w:r w:rsidR="00A404FB" w:rsidRPr="00A404FB">
        <w:rPr>
          <w:rFonts w:hint="eastAsia"/>
        </w:rPr>
        <w:t>将穿过部分</w:t>
      </w:r>
      <w:r w:rsidR="005E04F9">
        <w:rPr>
          <w:rFonts w:hint="eastAsia"/>
          <w:bCs/>
        </w:rPr>
        <w:t>立方体</w:t>
      </w:r>
      <w:r w:rsidR="00A404FB" w:rsidRPr="00A404FB">
        <w:rPr>
          <w:rFonts w:hint="eastAsia"/>
        </w:rPr>
        <w:t>。源节点依次选择</w:t>
      </w:r>
      <w:r w:rsidR="00A404FB">
        <w:rPr>
          <w:rFonts w:hint="eastAsia"/>
        </w:rPr>
        <w:t>该</w:t>
      </w:r>
      <w:r w:rsidR="00A404FB" w:rsidRPr="00A404FB">
        <w:rPr>
          <w:rFonts w:hint="eastAsia"/>
        </w:rPr>
        <w:t>路径</w:t>
      </w:r>
      <w:r w:rsidR="00A404FB">
        <w:rPr>
          <w:rFonts w:hint="eastAsia"/>
        </w:rPr>
        <w:t>穿过</w:t>
      </w:r>
      <w:r w:rsidR="00A404FB" w:rsidRPr="00A404FB">
        <w:rPr>
          <w:rFonts w:hint="eastAsia"/>
        </w:rPr>
        <w:t>的</w:t>
      </w:r>
      <w:r w:rsidR="005E04F9">
        <w:rPr>
          <w:rFonts w:hint="eastAsia"/>
          <w:bCs/>
        </w:rPr>
        <w:t>立方体</w:t>
      </w:r>
      <w:r w:rsidR="00A404FB" w:rsidRPr="00A404FB">
        <w:rPr>
          <w:rFonts w:hint="eastAsia"/>
        </w:rPr>
        <w:t>中的一个节点作为下一跳中继</w:t>
      </w:r>
      <w:r w:rsidR="00A404FB">
        <w:rPr>
          <w:rFonts w:hint="eastAsia"/>
        </w:rPr>
        <w:t>节点</w:t>
      </w:r>
      <w:r w:rsidR="00A404FB" w:rsidRPr="00A404FB">
        <w:rPr>
          <w:rFonts w:hint="eastAsia"/>
        </w:rPr>
        <w:t>，并以多</w:t>
      </w:r>
      <w:proofErr w:type="gramStart"/>
      <w:r w:rsidR="00A404FB" w:rsidRPr="00A404FB">
        <w:rPr>
          <w:rFonts w:hint="eastAsia"/>
        </w:rPr>
        <w:t>跳方式</w:t>
      </w:r>
      <w:proofErr w:type="gramEnd"/>
      <w:r w:rsidR="00A404FB" w:rsidRPr="00A404FB">
        <w:rPr>
          <w:rFonts w:hint="eastAsia"/>
        </w:rPr>
        <w:t>发送数据。</w:t>
      </w:r>
      <w:r w:rsidR="00A9409E">
        <w:rPr>
          <w:rFonts w:hint="eastAsia"/>
        </w:rPr>
        <w:t>这意味着，在节点通信过程中的</w:t>
      </w:r>
      <w:proofErr w:type="gramStart"/>
      <w:r w:rsidR="00A9409E">
        <w:rPr>
          <w:rFonts w:hint="eastAsia"/>
        </w:rPr>
        <w:t>传输跳数至少</w:t>
      </w:r>
      <w:proofErr w:type="gramEnd"/>
      <w:r w:rsidR="00A9409E">
        <w:rPr>
          <w:rFonts w:hint="eastAsia"/>
        </w:rPr>
        <w:t>为</w:t>
      </w:r>
      <w:r w:rsidR="00A9409E">
        <w:rPr>
          <w:rFonts w:hint="eastAsia"/>
        </w:rPr>
        <w:t>1</w:t>
      </w:r>
      <w:r w:rsidR="00A9409E">
        <w:rPr>
          <w:rFonts w:hint="eastAsia"/>
        </w:rPr>
        <w:t>。</w:t>
      </w:r>
      <w:r w:rsidR="00A404FB">
        <w:rPr>
          <w:rFonts w:hint="eastAsia"/>
        </w:rPr>
        <w:t>在后</w:t>
      </w:r>
      <w:r w:rsidR="00A9409E">
        <w:rPr>
          <w:rFonts w:hint="eastAsia"/>
        </w:rPr>
        <w:t>文</w:t>
      </w:r>
      <w:r w:rsidR="00A404FB">
        <w:rPr>
          <w:rFonts w:hint="eastAsia"/>
        </w:rPr>
        <w:t>分析中，</w:t>
      </w:r>
      <w:r w:rsidR="00A404FB" w:rsidRPr="00A404FB">
        <w:rPr>
          <w:rFonts w:hint="eastAsia"/>
        </w:rPr>
        <w:t>我们考虑</w:t>
      </w:r>
      <w:r w:rsidR="00A404FB">
        <w:rPr>
          <w:rFonts w:hint="eastAsia"/>
        </w:rPr>
        <w:t>源节点和目的节点</w:t>
      </w:r>
      <w:proofErr w:type="gramStart"/>
      <w:r w:rsidR="00A404FB">
        <w:rPr>
          <w:rFonts w:hint="eastAsia"/>
        </w:rPr>
        <w:t>间</w:t>
      </w:r>
      <w:r w:rsidR="00A404FB" w:rsidRPr="00A404FB">
        <w:rPr>
          <w:rFonts w:hint="eastAsia"/>
        </w:rPr>
        <w:t>跳数大于</w:t>
      </w:r>
      <w:proofErr w:type="gramEnd"/>
      <w:r w:rsidR="00A404FB" w:rsidRPr="00A404FB">
        <w:rPr>
          <w:rFonts w:hint="eastAsia"/>
        </w:rPr>
        <w:t>1</w:t>
      </w:r>
      <w:r w:rsidR="00A404FB" w:rsidRPr="00A404FB">
        <w:rPr>
          <w:rFonts w:hint="eastAsia"/>
        </w:rPr>
        <w:t>的</w:t>
      </w:r>
      <w:r w:rsidR="00A404FB">
        <w:rPr>
          <w:rFonts w:hint="eastAsia"/>
        </w:rPr>
        <w:t>情况</w:t>
      </w:r>
      <w:r w:rsidR="00A404FB" w:rsidRPr="00A404FB">
        <w:rPr>
          <w:rFonts w:hint="eastAsia"/>
        </w:rPr>
        <w:t>，</w:t>
      </w:r>
      <w:r w:rsidR="00A404FB">
        <w:rPr>
          <w:rFonts w:hint="eastAsia"/>
        </w:rPr>
        <w:t>称为</w:t>
      </w:r>
      <w:r w:rsidR="00A404FB" w:rsidRPr="00A404FB">
        <w:rPr>
          <w:rFonts w:hint="eastAsia"/>
        </w:rPr>
        <w:t>远程社交连接</w:t>
      </w:r>
      <w:r w:rsidR="00A404FB">
        <w:rPr>
          <w:rFonts w:hint="eastAsia"/>
        </w:rPr>
        <w:t>（</w:t>
      </w:r>
      <w:r w:rsidR="00A404FB">
        <w:rPr>
          <w:rFonts w:hint="eastAsia"/>
        </w:rPr>
        <w:t>Long</w:t>
      </w:r>
      <w:r w:rsidR="00A404FB">
        <w:t>-</w:t>
      </w:r>
      <w:r w:rsidR="00A404FB">
        <w:rPr>
          <w:rFonts w:hint="eastAsia"/>
        </w:rPr>
        <w:t>range</w:t>
      </w:r>
      <w:r w:rsidR="00A404FB">
        <w:t xml:space="preserve"> </w:t>
      </w:r>
      <w:r w:rsidR="00A404FB">
        <w:rPr>
          <w:rFonts w:hint="eastAsia"/>
        </w:rPr>
        <w:t>Social</w:t>
      </w:r>
      <w:r w:rsidR="00A404FB">
        <w:t xml:space="preserve"> </w:t>
      </w:r>
      <w:r w:rsidR="00A404FB">
        <w:rPr>
          <w:rFonts w:hint="eastAsia"/>
        </w:rPr>
        <w:t>Connection</w:t>
      </w:r>
      <w:r w:rsidR="00A404FB">
        <w:t xml:space="preserve"> </w:t>
      </w:r>
      <w:r w:rsidR="00A404FB">
        <w:rPr>
          <w:rFonts w:hint="eastAsia"/>
        </w:rPr>
        <w:t>LSC</w:t>
      </w:r>
      <w:r w:rsidR="00A404FB">
        <w:rPr>
          <w:rFonts w:hint="eastAsia"/>
        </w:rPr>
        <w:t>）</w:t>
      </w:r>
      <w:r w:rsidR="00A404FB">
        <w:rPr>
          <w:rFonts w:hint="eastAsia"/>
        </w:rPr>
        <w:t>[</w:t>
      </w:r>
      <w:r w:rsidR="00A404FB">
        <w:rPr>
          <w:rFonts w:hint="eastAsia"/>
        </w:rPr>
        <w:t>论文</w:t>
      </w:r>
      <w:r w:rsidR="00A404FB">
        <w:t>]</w:t>
      </w:r>
      <w:r w:rsidR="00A404FB" w:rsidRPr="00A404FB">
        <w:rPr>
          <w:rFonts w:hint="eastAsia"/>
        </w:rPr>
        <w:t>。</w:t>
      </w:r>
    </w:p>
    <w:p w14:paraId="124B53FE" w14:textId="331A4316" w:rsidR="00896EF8" w:rsidRDefault="00896EF8" w:rsidP="00896EF8">
      <w:pPr>
        <w:pStyle w:val="6"/>
        <w:ind w:firstLine="480"/>
        <w:rPr>
          <w:rFonts w:ascii="宋体" w:eastAsia="宋体" w:hAnsi="宋体"/>
          <w:b w:val="0"/>
        </w:rPr>
      </w:pPr>
      <w:r w:rsidRPr="00FB48F6">
        <w:rPr>
          <w:rFonts w:ascii="宋体" w:eastAsia="宋体" w:hAnsi="宋体" w:hint="eastAsia"/>
          <w:b w:val="0"/>
        </w:rPr>
        <w:t>2</w:t>
      </w:r>
      <w:r w:rsidRPr="00FB48F6">
        <w:rPr>
          <w:rFonts w:ascii="宋体" w:eastAsia="宋体" w:hAnsi="宋体"/>
          <w:b w:val="0"/>
        </w:rPr>
        <w:t>.2.</w:t>
      </w:r>
      <w:r>
        <w:rPr>
          <w:rFonts w:ascii="宋体" w:eastAsia="宋体" w:hAnsi="宋体"/>
          <w:b w:val="0"/>
        </w:rPr>
        <w:t>3</w:t>
      </w:r>
      <w:r w:rsidRPr="00FB48F6">
        <w:rPr>
          <w:rFonts w:ascii="宋体" w:eastAsia="宋体" w:hAnsi="宋体"/>
          <w:b w:val="0"/>
        </w:rPr>
        <w:t xml:space="preserve"> </w:t>
      </w:r>
      <w:r>
        <w:rPr>
          <w:rFonts w:ascii="宋体" w:eastAsia="宋体" w:hAnsi="宋体" w:hint="eastAsia"/>
          <w:b w:val="0"/>
        </w:rPr>
        <w:t>传输模型</w:t>
      </w:r>
    </w:p>
    <w:p w14:paraId="4ECA00D7" w14:textId="4391A048" w:rsidR="007C197B" w:rsidRDefault="00896EF8" w:rsidP="000B70EC">
      <w:pPr>
        <w:spacing w:line="240" w:lineRule="auto"/>
        <w:ind w:firstLine="480"/>
      </w:pPr>
      <w:r w:rsidRPr="00896EF8">
        <w:rPr>
          <w:rFonts w:hint="eastAsia"/>
        </w:rPr>
        <w:t>为了避免多址干扰，</w:t>
      </w:r>
      <w:r w:rsidR="004B3ECD">
        <w:rPr>
          <w:rFonts w:hint="eastAsia"/>
        </w:rPr>
        <w:t>这里</w:t>
      </w:r>
      <w:r w:rsidRPr="00896EF8">
        <w:rPr>
          <w:rFonts w:hint="eastAsia"/>
        </w:rPr>
        <w:t>采用了</w:t>
      </w:r>
      <w:r w:rsidR="004B3ECD">
        <w:rPr>
          <w:rFonts w:hint="eastAsia"/>
        </w:rPr>
        <w:t>时分多址（</w:t>
      </w:r>
      <w:r w:rsidR="004B3ECD" w:rsidRPr="00896EF8">
        <w:rPr>
          <w:rFonts w:hint="eastAsia"/>
        </w:rPr>
        <w:t>TDMA</w:t>
      </w:r>
      <w:r w:rsidR="004B3ECD">
        <w:rPr>
          <w:rFonts w:hint="eastAsia"/>
        </w:rPr>
        <w:t>）的</w:t>
      </w:r>
      <w:r w:rsidRPr="00896EF8">
        <w:rPr>
          <w:rFonts w:hint="eastAsia"/>
        </w:rPr>
        <w:t>传输方式。假设每个小立方体的边长为</w:t>
      </w:r>
      <w:r w:rsidR="00AA462A">
        <w:rPr>
          <w:noProof/>
        </w:rPr>
        <w:object w:dxaOrig="680" w:dyaOrig="400" w14:anchorId="109E8F84">
          <v:shape id="_x0000_i1034" type="#_x0000_t75" alt="" style="width:33.95pt;height:21.1pt;mso-width-percent:0;mso-height-percent:0;mso-width-percent:0;mso-height-percent:0" o:ole="">
            <v:imagedata r:id="rId47" o:title=""/>
          </v:shape>
          <o:OLEObject Type="Embed" ProgID="Unknown" ShapeID="_x0000_i1034" DrawAspect="Content" ObjectID="_1637852956" r:id="rId48"/>
        </w:object>
      </w:r>
      <w:r w:rsidRPr="00896EF8">
        <w:rPr>
          <w:rFonts w:hint="eastAsia"/>
        </w:rPr>
        <w:t>，</w:t>
      </w:r>
      <w:r w:rsidR="00AA462A">
        <w:rPr>
          <w:noProof/>
        </w:rPr>
        <w:object w:dxaOrig="220" w:dyaOrig="360" w14:anchorId="5485A678">
          <v:shape id="_x0000_i1035" type="#_x0000_t75" alt="" style="width:11.3pt;height:18.1pt;mso-width-percent:0;mso-height-percent:0;mso-width-percent:0;mso-height-percent:0" o:ole="">
            <v:imagedata r:id="rId49" o:title=""/>
          </v:shape>
          <o:OLEObject Type="Embed" ProgID="Unknown" ShapeID="_x0000_i1035" DrawAspect="Content" ObjectID="_1637852957" r:id="rId50"/>
        </w:object>
      </w:r>
      <w:r w:rsidRPr="00896EF8">
        <w:rPr>
          <w:rFonts w:hint="eastAsia"/>
        </w:rPr>
        <w:t>为小于</w:t>
      </w:r>
      <w:r w:rsidRPr="00896EF8">
        <w:rPr>
          <w:rFonts w:hint="eastAsia"/>
        </w:rPr>
        <w:t>1</w:t>
      </w:r>
      <w:r w:rsidRPr="00896EF8">
        <w:rPr>
          <w:rFonts w:hint="eastAsia"/>
        </w:rPr>
        <w:t>的常数，以确保相邻立方体中的所有节点都在传输范围内。根据</w:t>
      </w:r>
      <w:r w:rsidR="005E04F9">
        <w:t>2.2.1</w:t>
      </w:r>
      <w:r w:rsidRPr="00896EF8">
        <w:rPr>
          <w:rFonts w:hint="eastAsia"/>
        </w:rPr>
        <w:t>的干扰模型，</w:t>
      </w:r>
      <w:r w:rsidR="005E04F9" w:rsidRPr="005E04F9">
        <w:rPr>
          <w:rFonts w:hint="eastAsia"/>
        </w:rPr>
        <w:t>当且仅当两个节点间隔不小于</w:t>
      </w:r>
      <w:r w:rsidR="00AA462A">
        <w:rPr>
          <w:noProof/>
        </w:rPr>
        <w:object w:dxaOrig="320" w:dyaOrig="260" w14:anchorId="03C4F9CC">
          <v:shape id="_x0000_i1036" type="#_x0000_t75" alt="" style="width:16.6pt;height:12.8pt;mso-width-percent:0;mso-height-percent:0;mso-width-percent:0;mso-height-percent:0" o:ole="">
            <v:imagedata r:id="rId51" o:title=""/>
          </v:shape>
          <o:OLEObject Type="Embed" ProgID="Unknown" ShapeID="_x0000_i1036" DrawAspect="Content" ObjectID="_1637852958" r:id="rId52"/>
        </w:object>
      </w:r>
      <w:proofErr w:type="gramStart"/>
      <w:r w:rsidR="005E04F9" w:rsidRPr="005E04F9">
        <w:rPr>
          <w:rFonts w:hint="eastAsia"/>
        </w:rPr>
        <w:t>个</w:t>
      </w:r>
      <w:proofErr w:type="gramEnd"/>
      <w:r w:rsidR="005E04F9" w:rsidRPr="005E04F9">
        <w:rPr>
          <w:rFonts w:hint="eastAsia"/>
        </w:rPr>
        <w:t>立方体时，这样的节点对才可以同时通信</w:t>
      </w:r>
      <w:r w:rsidRPr="00896EF8">
        <w:rPr>
          <w:rFonts w:hint="eastAsia"/>
        </w:rPr>
        <w:t>。这里</w:t>
      </w:r>
      <w:r w:rsidR="00AA462A">
        <w:rPr>
          <w:noProof/>
        </w:rPr>
        <w:object w:dxaOrig="1520" w:dyaOrig="400" w14:anchorId="2D6EE8D4">
          <v:shape id="_x0000_i1037" type="#_x0000_t75" alt="" style="width:75.75pt;height:20.35pt;mso-width-percent:0;mso-height-percent:0;mso-width-percent:0;mso-height-percent:0" o:ole="">
            <v:imagedata r:id="rId53" o:title=""/>
          </v:shape>
          <o:OLEObject Type="Embed" ProgID="Unknown" ShapeID="_x0000_i1037" DrawAspect="Content" ObjectID="_1637852959" r:id="rId54"/>
        </w:object>
      </w:r>
      <w:r w:rsidR="000B70EC">
        <w:rPr>
          <w:rFonts w:hint="eastAsia"/>
        </w:rPr>
        <w:t>。</w:t>
      </w:r>
      <w:r w:rsidR="005E04F9" w:rsidRPr="005E04F9">
        <w:rPr>
          <w:rFonts w:hint="eastAsia"/>
        </w:rPr>
        <w:t>这样，</w:t>
      </w:r>
      <w:r w:rsidR="00AA462A">
        <w:rPr>
          <w:noProof/>
        </w:rPr>
        <w:object w:dxaOrig="380" w:dyaOrig="300" w14:anchorId="24F89EE4">
          <v:shape id="_x0000_i1038" type="#_x0000_t75" alt="" style="width:19.6pt;height:15.1pt;mso-width-percent:0;mso-height-percent:0;mso-width-percent:0;mso-height-percent:0" o:ole="">
            <v:imagedata r:id="rId55" o:title=""/>
          </v:shape>
          <o:OLEObject Type="Embed" ProgID="Unknown" ShapeID="_x0000_i1038" DrawAspect="Content" ObjectID="_1637852960" r:id="rId56"/>
        </w:object>
      </w:r>
      <w:proofErr w:type="gramStart"/>
      <w:r w:rsidR="005E04F9" w:rsidRPr="005E04F9">
        <w:rPr>
          <w:rFonts w:hint="eastAsia"/>
        </w:rPr>
        <w:t>个</w:t>
      </w:r>
      <w:proofErr w:type="gramEnd"/>
      <w:r w:rsidR="005E04F9" w:rsidRPr="005E04F9">
        <w:rPr>
          <w:rFonts w:hint="eastAsia"/>
        </w:rPr>
        <w:t>立方体构成一个簇，并且使用循环调度方法在</w:t>
      </w:r>
      <w:r w:rsidR="00AA462A">
        <w:rPr>
          <w:noProof/>
        </w:rPr>
        <w:object w:dxaOrig="380" w:dyaOrig="300" w14:anchorId="7BBDD07A">
          <v:shape id="_x0000_i1039" type="#_x0000_t75" alt="" style="width:19.6pt;height:15.1pt;mso-width-percent:0;mso-height-percent:0;mso-width-percent:0;mso-height-percent:0" o:ole="">
            <v:imagedata r:id="rId57" o:title=""/>
          </v:shape>
          <o:OLEObject Type="Embed" ProgID="Unknown" ShapeID="_x0000_i1039" DrawAspect="Content" ObjectID="_1637852961" r:id="rId58"/>
        </w:object>
      </w:r>
      <w:proofErr w:type="gramStart"/>
      <w:r w:rsidR="005E04F9" w:rsidRPr="005E04F9">
        <w:rPr>
          <w:rFonts w:hint="eastAsia"/>
        </w:rPr>
        <w:t>个</w:t>
      </w:r>
      <w:proofErr w:type="gramEnd"/>
      <w:r w:rsidR="005E04F9" w:rsidRPr="005E04F9">
        <w:rPr>
          <w:rFonts w:hint="eastAsia"/>
        </w:rPr>
        <w:t>时隙的时间内遍历整个簇的空间</w:t>
      </w:r>
      <w:r w:rsidRPr="00896EF8">
        <w:rPr>
          <w:rFonts w:hint="eastAsia"/>
        </w:rPr>
        <w:t>。</w:t>
      </w:r>
      <w:r w:rsidRPr="00896EF8">
        <w:rPr>
          <w:rFonts w:hint="eastAsia"/>
        </w:rPr>
        <w:t xml:space="preserve"> </w:t>
      </w:r>
      <w:r w:rsidRPr="00896EF8">
        <w:rPr>
          <w:rFonts w:hint="eastAsia"/>
        </w:rPr>
        <w:t>如</w:t>
      </w:r>
      <w:r w:rsidRPr="005E04F9">
        <w:rPr>
          <w:rFonts w:hint="eastAsia"/>
          <w:highlight w:val="green"/>
        </w:rPr>
        <w:t>图</w:t>
      </w:r>
      <w:r w:rsidRPr="005E04F9">
        <w:rPr>
          <w:rFonts w:hint="eastAsia"/>
          <w:highlight w:val="green"/>
        </w:rPr>
        <w:t>2</w:t>
      </w:r>
      <w:r w:rsidRPr="00896EF8">
        <w:rPr>
          <w:rFonts w:hint="eastAsia"/>
        </w:rPr>
        <w:t>所示，绿色</w:t>
      </w:r>
      <w:r w:rsidR="00C2028B">
        <w:rPr>
          <w:rFonts w:hint="eastAsia"/>
        </w:rPr>
        <w:t>的立方体位于不同簇</w:t>
      </w:r>
      <w:r w:rsidRPr="00896EF8">
        <w:rPr>
          <w:rFonts w:hint="eastAsia"/>
        </w:rPr>
        <w:t>中，这些</w:t>
      </w:r>
      <w:r w:rsidR="00C2028B">
        <w:rPr>
          <w:rFonts w:hint="eastAsia"/>
        </w:rPr>
        <w:t>绿色立方体内</w:t>
      </w:r>
      <w:r w:rsidRPr="00896EF8">
        <w:rPr>
          <w:rFonts w:hint="eastAsia"/>
        </w:rPr>
        <w:t>的节点可以同时传输数据。</w:t>
      </w:r>
    </w:p>
    <w:p w14:paraId="09442EB9" w14:textId="54C872C0" w:rsidR="0001300E" w:rsidRDefault="0001300E" w:rsidP="0001300E">
      <w:pPr>
        <w:spacing w:line="240" w:lineRule="auto"/>
        <w:ind w:firstLineChars="0" w:firstLine="0"/>
        <w:jc w:val="center"/>
      </w:pPr>
      <w:r>
        <w:rPr>
          <w:rFonts w:hint="eastAsia"/>
          <w:noProof/>
        </w:rPr>
        <w:lastRenderedPageBreak/>
        <w:drawing>
          <wp:inline distT="0" distB="0" distL="0" distR="0" wp14:anchorId="28E7204B" wp14:editId="19B5D679">
            <wp:extent cx="3956759" cy="2975429"/>
            <wp:effectExtent l="0" t="0" r="571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odel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74481" cy="2988756"/>
                    </a:xfrm>
                    <a:prstGeom prst="rect">
                      <a:avLst/>
                    </a:prstGeom>
                  </pic:spPr>
                </pic:pic>
              </a:graphicData>
            </a:graphic>
          </wp:inline>
        </w:drawing>
      </w:r>
    </w:p>
    <w:p w14:paraId="12DB0525" w14:textId="1F019AB0" w:rsidR="007C197B" w:rsidRDefault="007C197B" w:rsidP="007C197B">
      <w:pPr>
        <w:pStyle w:val="6"/>
        <w:ind w:firstLine="480"/>
        <w:rPr>
          <w:rFonts w:ascii="宋体" w:eastAsia="宋体" w:hAnsi="宋体"/>
          <w:b w:val="0"/>
        </w:rPr>
      </w:pPr>
      <w:r w:rsidRPr="00FB48F6">
        <w:rPr>
          <w:rFonts w:ascii="宋体" w:eastAsia="宋体" w:hAnsi="宋体" w:hint="eastAsia"/>
          <w:b w:val="0"/>
        </w:rPr>
        <w:t>2</w:t>
      </w:r>
      <w:r w:rsidRPr="00FB48F6">
        <w:rPr>
          <w:rFonts w:ascii="宋体" w:eastAsia="宋体" w:hAnsi="宋体"/>
          <w:b w:val="0"/>
        </w:rPr>
        <w:t>.2.</w:t>
      </w:r>
      <w:r>
        <w:rPr>
          <w:rFonts w:ascii="宋体" w:eastAsia="宋体" w:hAnsi="宋体"/>
          <w:b w:val="0"/>
        </w:rPr>
        <w:t>4</w:t>
      </w:r>
      <w:r w:rsidRPr="00FB48F6">
        <w:rPr>
          <w:rFonts w:ascii="宋体" w:eastAsia="宋体" w:hAnsi="宋体"/>
          <w:b w:val="0"/>
        </w:rPr>
        <w:t xml:space="preserve"> </w:t>
      </w:r>
      <w:r>
        <w:rPr>
          <w:rFonts w:ascii="宋体" w:eastAsia="宋体" w:hAnsi="宋体" w:hint="eastAsia"/>
          <w:b w:val="0"/>
        </w:rPr>
        <w:t>吞吐量定义</w:t>
      </w:r>
    </w:p>
    <w:p w14:paraId="1B981440" w14:textId="73845FD7" w:rsidR="003D1052" w:rsidRDefault="003D1052" w:rsidP="000B70EC">
      <w:pPr>
        <w:spacing w:line="240" w:lineRule="auto"/>
        <w:ind w:firstLine="480"/>
      </w:pPr>
      <w:r w:rsidRPr="003D1052">
        <w:rPr>
          <w:rFonts w:hint="eastAsia"/>
        </w:rPr>
        <w:t>我们将节点每跳的数据传输速率定义为</w:t>
      </w:r>
      <w:r w:rsidR="00AA462A">
        <w:rPr>
          <w:noProof/>
        </w:rPr>
        <w:object w:dxaOrig="220" w:dyaOrig="279" w14:anchorId="1C66A307">
          <v:shape id="_x0000_i1040" type="#_x0000_t75" alt="" style="width:11.3pt;height:12.8pt;mso-width-percent:0;mso-height-percent:0;mso-width-percent:0;mso-height-percent:0" o:ole="">
            <v:imagedata r:id="rId60" o:title=""/>
          </v:shape>
          <o:OLEObject Type="Embed" ProgID="Unknown" ShapeID="_x0000_i1040" DrawAspect="Content" ObjectID="_1637852962" r:id="rId61"/>
        </w:object>
      </w:r>
      <w:r>
        <w:rPr>
          <w:rFonts w:hint="eastAsia"/>
        </w:rPr>
        <w:t>bit</w:t>
      </w:r>
      <w:r w:rsidRPr="003D1052">
        <w:rPr>
          <w:rFonts w:hint="eastAsia"/>
        </w:rPr>
        <w:t>/</w:t>
      </w:r>
      <w:r>
        <w:rPr>
          <w:rFonts w:hint="eastAsia"/>
        </w:rPr>
        <w:t>second</w:t>
      </w:r>
      <w:r w:rsidRPr="003D1052">
        <w:rPr>
          <w:rFonts w:hint="eastAsia"/>
        </w:rPr>
        <w:t>•</w:t>
      </w:r>
      <w:r>
        <w:rPr>
          <w:rFonts w:hint="eastAsia"/>
        </w:rPr>
        <w:t>hop</w:t>
      </w:r>
      <w:r w:rsidRPr="003D1052">
        <w:rPr>
          <w:rFonts w:hint="eastAsia"/>
          <w:vertAlign w:val="superscript"/>
        </w:rPr>
        <w:t>[15</w:t>
      </w:r>
      <w:r w:rsidRPr="003D1052">
        <w:rPr>
          <w:vertAlign w:val="superscript"/>
        </w:rPr>
        <w:t>-</w:t>
      </w:r>
      <w:r w:rsidRPr="003D1052">
        <w:rPr>
          <w:rFonts w:hint="eastAsia"/>
          <w:vertAlign w:val="superscript"/>
        </w:rPr>
        <w:t>long]</w:t>
      </w:r>
      <w:r w:rsidRPr="003D1052">
        <w:rPr>
          <w:rFonts w:hint="eastAsia"/>
        </w:rPr>
        <w:t>。</w:t>
      </w:r>
      <w:r w:rsidRPr="003D1052">
        <w:rPr>
          <w:rFonts w:hint="eastAsia"/>
        </w:rPr>
        <w:t xml:space="preserve"> </w:t>
      </w:r>
      <w:r w:rsidRPr="003D1052">
        <w:rPr>
          <w:rFonts w:hint="eastAsia"/>
        </w:rPr>
        <w:t>源节点和目的节点之间</w:t>
      </w:r>
      <w:proofErr w:type="gramStart"/>
      <w:r w:rsidRPr="003D1052">
        <w:rPr>
          <w:rFonts w:hint="eastAsia"/>
        </w:rPr>
        <w:t>的跳数为</w:t>
      </w:r>
      <w:proofErr w:type="gramEnd"/>
      <w:r w:rsidR="00AA462A">
        <w:rPr>
          <w:noProof/>
        </w:rPr>
        <w:object w:dxaOrig="279" w:dyaOrig="260" w14:anchorId="078FE2A2">
          <v:shape id="_x0000_i1041" type="#_x0000_t75" alt="" style="width:12.8pt;height:12.8pt;mso-width-percent:0;mso-height-percent:0;mso-width-percent:0;mso-height-percent:0" o:ole="">
            <v:imagedata r:id="rId62" o:title=""/>
          </v:shape>
          <o:OLEObject Type="Embed" ProgID="Unknown" ShapeID="_x0000_i1041" DrawAspect="Content" ObjectID="_1637852963" r:id="rId63"/>
        </w:object>
      </w:r>
      <w:r w:rsidRPr="003D1052">
        <w:rPr>
          <w:rFonts w:hint="eastAsia"/>
        </w:rPr>
        <w:t>，</w:t>
      </w:r>
      <w:r w:rsidR="00AA462A">
        <w:rPr>
          <w:noProof/>
        </w:rPr>
        <w:object w:dxaOrig="639" w:dyaOrig="400" w14:anchorId="7E3B079D">
          <v:shape id="_x0000_i1042" type="#_x0000_t75" alt="" style="width:32.4pt;height:21.1pt;mso-width-percent:0;mso-height-percent:0;mso-width-percent:0;mso-height-percent:0" o:ole="">
            <v:imagedata r:id="rId64" o:title=""/>
          </v:shape>
          <o:OLEObject Type="Embed" ProgID="Unknown" ShapeID="_x0000_i1042" DrawAspect="Content" ObjectID="_1637852964" r:id="rId65"/>
        </w:object>
      </w:r>
      <w:r w:rsidRPr="003D1052">
        <w:rPr>
          <w:rFonts w:hint="eastAsia"/>
        </w:rPr>
        <w:t>是</w:t>
      </w:r>
      <w:r>
        <w:rPr>
          <w:rFonts w:hint="eastAsia"/>
        </w:rPr>
        <w:t>所有</w:t>
      </w:r>
      <w:r w:rsidRPr="003D1052">
        <w:rPr>
          <w:rFonts w:hint="eastAsia"/>
        </w:rPr>
        <w:t>随机节点对的平均跳数</w:t>
      </w:r>
      <w:r>
        <w:rPr>
          <w:rFonts w:hint="eastAsia"/>
        </w:rPr>
        <w:t>。</w:t>
      </w:r>
      <w:r w:rsidRPr="003D1052">
        <w:rPr>
          <w:rFonts w:hint="eastAsia"/>
        </w:rPr>
        <w:t>因此，所有节点的总比特率是</w:t>
      </w:r>
      <w:r w:rsidR="00AA462A">
        <w:rPr>
          <w:noProof/>
        </w:rPr>
        <w:object w:dxaOrig="740" w:dyaOrig="400" w14:anchorId="3A673BA1">
          <v:shape id="_x0000_i1043" type="#_x0000_t75" alt="" style="width:36.55pt;height:21.1pt;mso-width-percent:0;mso-height-percent:0;mso-width-percent:0;mso-height-percent:0" o:ole="">
            <v:imagedata r:id="rId66" o:title=""/>
          </v:shape>
          <o:OLEObject Type="Embed" ProgID="Unknown" ShapeID="_x0000_i1043" DrawAspect="Content" ObjectID="_1637852965" r:id="rId67"/>
        </w:object>
      </w:r>
      <w:r w:rsidRPr="003D1052">
        <w:rPr>
          <w:rFonts w:hint="eastAsia"/>
        </w:rPr>
        <w:t xml:space="preserve"> </w:t>
      </w:r>
      <w:r>
        <w:rPr>
          <w:rFonts w:hint="eastAsia"/>
        </w:rPr>
        <w:t>bit</w:t>
      </w:r>
      <w:r w:rsidRPr="003D1052">
        <w:rPr>
          <w:rFonts w:hint="eastAsia"/>
        </w:rPr>
        <w:t>/</w:t>
      </w:r>
      <w:r>
        <w:rPr>
          <w:rFonts w:hint="eastAsia"/>
        </w:rPr>
        <w:t>second</w:t>
      </w:r>
      <w:r w:rsidRPr="003D1052">
        <w:rPr>
          <w:rFonts w:hint="eastAsia"/>
        </w:rPr>
        <w:t>。</w:t>
      </w:r>
      <w:r w:rsidR="000B70EC">
        <w:rPr>
          <w:rFonts w:hint="eastAsia"/>
        </w:rPr>
        <w:t>网络总</w:t>
      </w:r>
      <w:r w:rsidRPr="003D1052">
        <w:rPr>
          <w:rFonts w:hint="eastAsia"/>
        </w:rPr>
        <w:t>带宽</w:t>
      </w:r>
      <w:r w:rsidR="00AA462A">
        <w:rPr>
          <w:noProof/>
        </w:rPr>
        <w:object w:dxaOrig="279" w:dyaOrig="279" w14:anchorId="0ACBBB94">
          <v:shape id="_x0000_i1044" type="#_x0000_t75" alt="" style="width:12.8pt;height:12.8pt;mso-width-percent:0;mso-height-percent:0;mso-width-percent:0;mso-height-percent:0" o:ole="">
            <v:imagedata r:id="rId68" o:title=""/>
          </v:shape>
          <o:OLEObject Type="Embed" ProgID="Unknown" ShapeID="_x0000_i1044" DrawAspect="Content" ObjectID="_1637852966" r:id="rId69"/>
        </w:object>
      </w:r>
      <w:r w:rsidRPr="003D1052">
        <w:rPr>
          <w:rFonts w:hint="eastAsia"/>
        </w:rPr>
        <w:t>是一个独立于</w:t>
      </w:r>
      <w:r w:rsidR="00AA462A">
        <w:rPr>
          <w:noProof/>
        </w:rPr>
        <w:object w:dxaOrig="200" w:dyaOrig="220" w14:anchorId="396A6066">
          <v:shape id="_x0000_i1045" type="#_x0000_t75" alt="" style="width:9.8pt;height:11.3pt;mso-width-percent:0;mso-height-percent:0;mso-width-percent:0;mso-height-percent:0" o:ole="">
            <v:imagedata r:id="rId70" o:title=""/>
          </v:shape>
          <o:OLEObject Type="Embed" ProgID="Unknown" ShapeID="_x0000_i1045" DrawAspect="Content" ObjectID="_1637852967" r:id="rId71"/>
        </w:object>
      </w:r>
      <w:r w:rsidRPr="003D1052">
        <w:rPr>
          <w:rFonts w:hint="eastAsia"/>
        </w:rPr>
        <w:t>的常数，并且每个时隙有</w:t>
      </w:r>
      <w:r w:rsidR="00AA462A">
        <w:rPr>
          <w:noProof/>
        </w:rPr>
        <w:object w:dxaOrig="1200" w:dyaOrig="760" w14:anchorId="28574818">
          <v:shape id="_x0000_i1046" type="#_x0000_t75" alt="" style="width:59.95pt;height:38.45pt;mso-width-percent:0;mso-height-percent:0;mso-width-percent:0;mso-height-percent:0" o:ole="">
            <v:imagedata r:id="rId72" o:title=""/>
          </v:shape>
          <o:OLEObject Type="Embed" ProgID="Unknown" ShapeID="_x0000_i1046" DrawAspect="Content" ObjectID="_1637852968" r:id="rId73"/>
        </w:object>
      </w:r>
      <w:proofErr w:type="gramStart"/>
      <w:r w:rsidRPr="003D1052">
        <w:rPr>
          <w:rFonts w:hint="eastAsia"/>
        </w:rPr>
        <w:t>个</w:t>
      </w:r>
      <w:proofErr w:type="gramEnd"/>
      <w:r w:rsidRPr="003D1052">
        <w:rPr>
          <w:rFonts w:hint="eastAsia"/>
        </w:rPr>
        <w:t>立方体</w:t>
      </w:r>
      <w:r>
        <w:rPr>
          <w:rFonts w:hint="eastAsia"/>
        </w:rPr>
        <w:t>处于</w:t>
      </w:r>
      <w:r w:rsidRPr="003D1052">
        <w:rPr>
          <w:rFonts w:hint="eastAsia"/>
        </w:rPr>
        <w:t>传输状态。根据香农定理，网络总容量的上限可以推导为：</w:t>
      </w:r>
    </w:p>
    <w:p w14:paraId="42E32C40" w14:textId="730DD777" w:rsidR="00992064" w:rsidRDefault="005C37CC" w:rsidP="005C37CC">
      <w:pPr>
        <w:tabs>
          <w:tab w:val="center" w:pos="4150"/>
          <w:tab w:val="right" w:pos="10104"/>
        </w:tabs>
        <w:spacing w:line="240" w:lineRule="auto"/>
        <w:ind w:firstLineChars="0" w:firstLine="0"/>
        <w:rPr>
          <w:highlight w:val="yellow"/>
          <w:u w:val="single"/>
        </w:rPr>
      </w:pPr>
      <w:r>
        <w:tab/>
      </w:r>
      <w:r w:rsidR="00AA462A">
        <w:rPr>
          <w:noProof/>
        </w:rPr>
        <w:object w:dxaOrig="3360" w:dyaOrig="1760" w14:anchorId="5D37E57F">
          <v:shape id="_x0000_i1047" type="#_x0000_t75" alt="" style="width:168.15pt;height:88.6pt;mso-width-percent:0;mso-height-percent:0;mso-width-percent:0;mso-height-percent:0" o:ole="">
            <v:imagedata r:id="rId74" o:title=""/>
          </v:shape>
          <o:OLEObject Type="Embed" ProgID="Unknown" ShapeID="_x0000_i1047" DrawAspect="Content" ObjectID="_1637852969" r:id="rId75"/>
        </w:object>
      </w:r>
      <w:r>
        <w:tab/>
        <w:t>(1)</w:t>
      </w:r>
    </w:p>
    <w:p w14:paraId="6726118A" w14:textId="2745D3B1" w:rsidR="00276A94" w:rsidRPr="00276A94" w:rsidRDefault="00276A94" w:rsidP="00276A94">
      <w:pPr>
        <w:ind w:firstLineChars="0" w:firstLine="0"/>
      </w:pPr>
      <w:r w:rsidRPr="00276A94">
        <w:rPr>
          <w:rFonts w:hint="eastAsia"/>
        </w:rPr>
        <w:t>这意味着网络的容量</w:t>
      </w:r>
      <w:r>
        <w:rPr>
          <w:rFonts w:hint="eastAsia"/>
        </w:rPr>
        <w:t>是</w:t>
      </w:r>
      <w:r w:rsidRPr="00276A94">
        <w:rPr>
          <w:rFonts w:hint="eastAsia"/>
        </w:rPr>
        <w:t>由</w:t>
      </w:r>
      <w:proofErr w:type="gramStart"/>
      <w:r w:rsidRPr="00276A94">
        <w:rPr>
          <w:rFonts w:hint="eastAsia"/>
        </w:rPr>
        <w:t>平均跳数</w:t>
      </w:r>
      <w:proofErr w:type="gramEnd"/>
      <w:r w:rsidR="00AA462A">
        <w:rPr>
          <w:noProof/>
        </w:rPr>
        <w:object w:dxaOrig="639" w:dyaOrig="400" w14:anchorId="66DEA685">
          <v:shape id="_x0000_i1048" type="#_x0000_t75" alt="" style="width:32.4pt;height:21.1pt;mso-width-percent:0;mso-height-percent:0;mso-width-percent:0;mso-height-percent:0" o:ole="">
            <v:imagedata r:id="rId64" o:title=""/>
          </v:shape>
          <o:OLEObject Type="Embed" ProgID="Unknown" ShapeID="_x0000_i1048" DrawAspect="Content" ObjectID="_1637852970" r:id="rId76"/>
        </w:object>
      </w:r>
      <w:r w:rsidRPr="00276A94">
        <w:rPr>
          <w:rFonts w:hint="eastAsia"/>
        </w:rPr>
        <w:t>决定</w:t>
      </w:r>
      <w:r>
        <w:rPr>
          <w:rFonts w:hint="eastAsia"/>
        </w:rPr>
        <w:t>的</w:t>
      </w:r>
      <w:r w:rsidRPr="00276A94">
        <w:rPr>
          <w:rFonts w:hint="eastAsia"/>
        </w:rPr>
        <w:t>。</w:t>
      </w:r>
    </w:p>
    <w:p w14:paraId="5CC4AE9F" w14:textId="38D1A79F" w:rsidR="007C197B" w:rsidRDefault="007C197B" w:rsidP="007C197B">
      <w:pPr>
        <w:pStyle w:val="6"/>
        <w:ind w:firstLine="480"/>
        <w:rPr>
          <w:rFonts w:ascii="宋体" w:eastAsia="宋体" w:hAnsi="宋体"/>
          <w:b w:val="0"/>
        </w:rPr>
      </w:pPr>
      <w:r w:rsidRPr="00FB48F6">
        <w:rPr>
          <w:rFonts w:ascii="宋体" w:eastAsia="宋体" w:hAnsi="宋体" w:hint="eastAsia"/>
          <w:b w:val="0"/>
        </w:rPr>
        <w:t>2</w:t>
      </w:r>
      <w:r w:rsidRPr="00FB48F6">
        <w:rPr>
          <w:rFonts w:ascii="宋体" w:eastAsia="宋体" w:hAnsi="宋体"/>
          <w:b w:val="0"/>
        </w:rPr>
        <w:t>.2.</w:t>
      </w:r>
      <w:r>
        <w:rPr>
          <w:rFonts w:ascii="宋体" w:eastAsia="宋体" w:hAnsi="宋体"/>
          <w:b w:val="0"/>
        </w:rPr>
        <w:t>5</w:t>
      </w:r>
      <w:r w:rsidRPr="00FB48F6">
        <w:rPr>
          <w:rFonts w:ascii="宋体" w:eastAsia="宋体" w:hAnsi="宋体"/>
          <w:b w:val="0"/>
        </w:rPr>
        <w:t xml:space="preserve"> </w:t>
      </w:r>
      <w:r>
        <w:rPr>
          <w:rFonts w:ascii="宋体" w:eastAsia="宋体" w:hAnsi="宋体" w:hint="eastAsia"/>
          <w:b w:val="0"/>
        </w:rPr>
        <w:t>三维空间内的多跳范围</w:t>
      </w:r>
    </w:p>
    <w:p w14:paraId="5E1843C5" w14:textId="03835E02" w:rsidR="00E04ECC" w:rsidRDefault="00E0144E" w:rsidP="00E04ECC">
      <w:pPr>
        <w:ind w:firstLine="480"/>
      </w:pPr>
      <w:r w:rsidRPr="00E04ECC">
        <w:rPr>
          <w:rFonts w:hint="eastAsia"/>
        </w:rPr>
        <w:t>因为节点是随机分布的</w:t>
      </w:r>
      <w:r>
        <w:rPr>
          <w:rFonts w:hint="eastAsia"/>
        </w:rPr>
        <w:t>，</w:t>
      </w:r>
      <w:proofErr w:type="gramStart"/>
      <w:r>
        <w:rPr>
          <w:rFonts w:hint="eastAsia"/>
        </w:rPr>
        <w:t>所以</w:t>
      </w:r>
      <w:r w:rsidR="00E04ECC" w:rsidRPr="00E04ECC">
        <w:rPr>
          <w:rFonts w:hint="eastAsia"/>
        </w:rPr>
        <w:t>源</w:t>
      </w:r>
      <w:proofErr w:type="gramEnd"/>
      <w:r w:rsidR="00E04ECC" w:rsidRPr="00E04ECC">
        <w:rPr>
          <w:rFonts w:hint="eastAsia"/>
        </w:rPr>
        <w:t>节点的坐标不会影响网络容量</w:t>
      </w:r>
      <w:r>
        <w:rPr>
          <w:rFonts w:hint="eastAsia"/>
        </w:rPr>
        <w:t>的大小</w:t>
      </w:r>
      <w:r w:rsidR="00E04ECC" w:rsidRPr="00E04ECC">
        <w:rPr>
          <w:rFonts w:hint="eastAsia"/>
        </w:rPr>
        <w:t>。如</w:t>
      </w:r>
      <w:r w:rsidR="00E04ECC" w:rsidRPr="00E0144E">
        <w:rPr>
          <w:rFonts w:hint="eastAsia"/>
          <w:highlight w:val="green"/>
        </w:rPr>
        <w:t>图</w:t>
      </w:r>
      <w:r w:rsidR="00E04ECC" w:rsidRPr="00E0144E">
        <w:rPr>
          <w:rFonts w:hint="eastAsia"/>
          <w:highlight w:val="green"/>
        </w:rPr>
        <w:t>3</w:t>
      </w:r>
      <w:r w:rsidR="00E04ECC" w:rsidRPr="00E04ECC">
        <w:rPr>
          <w:rFonts w:hint="eastAsia"/>
        </w:rPr>
        <w:t>所示，假设源节点位于网络的中心</w:t>
      </w:r>
      <w:r>
        <w:rPr>
          <w:rFonts w:hint="eastAsia"/>
        </w:rPr>
        <w:t>的红色立方体</w:t>
      </w:r>
      <w:r w:rsidR="0001300E">
        <w:rPr>
          <w:rFonts w:hint="eastAsia"/>
        </w:rPr>
        <w:t>，距离源节点</w:t>
      </w:r>
      <w:proofErr w:type="gramStart"/>
      <w:r w:rsidR="0001300E">
        <w:rPr>
          <w:rFonts w:hint="eastAsia"/>
        </w:rPr>
        <w:t>固定跳数</w:t>
      </w:r>
      <w:proofErr w:type="gramEnd"/>
      <w:r w:rsidR="0001300E">
        <w:rPr>
          <w:rFonts w:hint="eastAsia"/>
        </w:rPr>
        <w:t>的目的节点所在的立方体，</w:t>
      </w:r>
      <w:proofErr w:type="gramStart"/>
      <w:r w:rsidR="0001300E" w:rsidRPr="0001300E">
        <w:rPr>
          <w:rFonts w:hint="eastAsia"/>
        </w:rPr>
        <w:t>构成类</w:t>
      </w:r>
      <w:r w:rsidR="007C44BF">
        <w:rPr>
          <w:rFonts w:hint="eastAsia"/>
        </w:rPr>
        <w:t>正</w:t>
      </w:r>
      <w:r w:rsidR="0001300E" w:rsidRPr="0001300E">
        <w:rPr>
          <w:rFonts w:hint="eastAsia"/>
        </w:rPr>
        <w:t>八面体</w:t>
      </w:r>
      <w:proofErr w:type="gramEnd"/>
      <w:r w:rsidR="0001300E" w:rsidRPr="0001300E">
        <w:rPr>
          <w:rFonts w:hint="eastAsia"/>
        </w:rPr>
        <w:t>的结构。</w:t>
      </w:r>
      <w:r w:rsidR="0001300E">
        <w:rPr>
          <w:rFonts w:hint="eastAsia"/>
        </w:rPr>
        <w:t>为了更加清晰，这里用不同的颜色区分了每一层的结构，并在</w:t>
      </w:r>
      <w:r w:rsidR="00B243FC" w:rsidRPr="00B243FC">
        <w:rPr>
          <w:rFonts w:hint="eastAsia"/>
          <w:highlight w:val="green"/>
        </w:rPr>
        <w:t>图</w:t>
      </w:r>
      <w:r w:rsidR="00B243FC" w:rsidRPr="00B243FC">
        <w:rPr>
          <w:rFonts w:hint="eastAsia"/>
          <w:highlight w:val="green"/>
        </w:rPr>
        <w:t>4</w:t>
      </w:r>
      <w:r w:rsidR="0001300E">
        <w:rPr>
          <w:rFonts w:hint="eastAsia"/>
        </w:rPr>
        <w:t>单独列出。</w:t>
      </w:r>
      <w:r w:rsidR="00B243FC">
        <w:rPr>
          <w:rFonts w:hint="eastAsia"/>
        </w:rPr>
        <w:t>这里</w:t>
      </w:r>
      <w:r w:rsidR="0001300E">
        <w:rPr>
          <w:rFonts w:hint="eastAsia"/>
        </w:rPr>
        <w:t>目的节点距离源</w:t>
      </w:r>
      <w:proofErr w:type="gramStart"/>
      <w:r w:rsidR="0001300E">
        <w:rPr>
          <w:rFonts w:hint="eastAsia"/>
        </w:rPr>
        <w:t>节点跳数为</w:t>
      </w:r>
      <w:proofErr w:type="gramEnd"/>
      <w:r w:rsidR="0001300E">
        <w:rPr>
          <w:rFonts w:hint="eastAsia"/>
        </w:rPr>
        <w:t>2</w:t>
      </w:r>
      <w:r w:rsidR="0001300E">
        <w:rPr>
          <w:rFonts w:hint="eastAsia"/>
        </w:rPr>
        <w:t>。</w:t>
      </w:r>
      <w:r w:rsidR="00B243FC">
        <w:rPr>
          <w:rFonts w:hint="eastAsia"/>
        </w:rPr>
        <w:t>那么，</w:t>
      </w:r>
      <w:r w:rsidR="00E04ECC" w:rsidRPr="00E04ECC">
        <w:rPr>
          <w:rFonts w:hint="eastAsia"/>
        </w:rPr>
        <w:t>源</w:t>
      </w:r>
      <w:r w:rsidR="00B243FC">
        <w:rPr>
          <w:rFonts w:hint="eastAsia"/>
        </w:rPr>
        <w:t>节点和</w:t>
      </w:r>
      <w:r w:rsidR="00E04ECC" w:rsidRPr="00E04ECC">
        <w:rPr>
          <w:rFonts w:hint="eastAsia"/>
        </w:rPr>
        <w:t>目</w:t>
      </w:r>
      <w:r w:rsidR="00B243FC">
        <w:rPr>
          <w:rFonts w:hint="eastAsia"/>
        </w:rPr>
        <w:t>的节点</w:t>
      </w:r>
      <w:r w:rsidR="00E04ECC" w:rsidRPr="00E04ECC">
        <w:rPr>
          <w:rFonts w:hint="eastAsia"/>
        </w:rPr>
        <w:t>之间</w:t>
      </w:r>
      <w:proofErr w:type="gramStart"/>
      <w:r w:rsidR="00E04ECC" w:rsidRPr="00E04ECC">
        <w:rPr>
          <w:rFonts w:hint="eastAsia"/>
        </w:rPr>
        <w:t>的跳数为</w:t>
      </w:r>
      <w:proofErr w:type="gramEnd"/>
      <w:r w:rsidR="00AA462A">
        <w:rPr>
          <w:noProof/>
        </w:rPr>
        <w:object w:dxaOrig="200" w:dyaOrig="220" w14:anchorId="66E0A3D9">
          <v:shape id="_x0000_i1049" type="#_x0000_t75" alt="" style="width:9.8pt;height:11.3pt;mso-width-percent:0;mso-height-percent:0;mso-width-percent:0;mso-height-percent:0" o:ole="">
            <v:imagedata r:id="rId77" o:title=""/>
          </v:shape>
          <o:OLEObject Type="Embed" ProgID="Unknown" ShapeID="_x0000_i1049" DrawAspect="Content" ObjectID="_1637852971" r:id="rId78"/>
        </w:object>
      </w:r>
      <w:r w:rsidR="00E04ECC" w:rsidRPr="00E04ECC">
        <w:rPr>
          <w:rFonts w:hint="eastAsia"/>
        </w:rPr>
        <w:t>的概率等于目标</w:t>
      </w:r>
      <w:r w:rsidR="00B243FC">
        <w:rPr>
          <w:rFonts w:hint="eastAsia"/>
        </w:rPr>
        <w:t>节点</w:t>
      </w:r>
      <w:r w:rsidR="00E04ECC" w:rsidRPr="00E04ECC">
        <w:rPr>
          <w:rFonts w:hint="eastAsia"/>
        </w:rPr>
        <w:t>位于</w:t>
      </w:r>
      <w:r w:rsidR="00B243FC">
        <w:rPr>
          <w:rFonts w:hint="eastAsia"/>
        </w:rPr>
        <w:t>单位体积内</w:t>
      </w:r>
      <w:r w:rsidR="007C44BF">
        <w:rPr>
          <w:rFonts w:hint="eastAsia"/>
        </w:rPr>
        <w:t>对应</w:t>
      </w:r>
      <w:proofErr w:type="gramStart"/>
      <w:r w:rsidR="007C44BF">
        <w:rPr>
          <w:rFonts w:hint="eastAsia"/>
        </w:rPr>
        <w:t>棱</w:t>
      </w:r>
      <w:proofErr w:type="gramEnd"/>
      <w:r w:rsidR="007C44BF">
        <w:rPr>
          <w:rFonts w:hint="eastAsia"/>
        </w:rPr>
        <w:t>长为</w:t>
      </w:r>
      <w:r w:rsidR="00AA462A">
        <w:rPr>
          <w:noProof/>
        </w:rPr>
        <w:object w:dxaOrig="480" w:dyaOrig="340" w14:anchorId="23B6BBDE">
          <v:shape id="_x0000_i1050" type="#_x0000_t75" alt="" style="width:24.15pt;height:17.35pt;mso-width-percent:0;mso-height-percent:0;mso-width-percent:0;mso-height-percent:0" o:ole="">
            <v:imagedata r:id="rId79" o:title=""/>
          </v:shape>
          <o:OLEObject Type="Embed" ProgID="Unknown" ShapeID="_x0000_i1050" DrawAspect="Content" ObjectID="_1637852972" r:id="rId80"/>
        </w:object>
      </w:r>
      <w:r w:rsidR="007C44BF" w:rsidRPr="007C44BF">
        <w:rPr>
          <w:rFonts w:hint="eastAsia"/>
        </w:rPr>
        <w:t>正</w:t>
      </w:r>
      <w:r w:rsidR="00E04ECC" w:rsidRPr="00E04ECC">
        <w:rPr>
          <w:rFonts w:hint="eastAsia"/>
        </w:rPr>
        <w:t>八面体上的一个立方体中的概率。</w:t>
      </w:r>
    </w:p>
    <w:p w14:paraId="34AD529A" w14:textId="7BEC2000" w:rsidR="00696764" w:rsidRDefault="007C44BF" w:rsidP="00992064">
      <w:pPr>
        <w:spacing w:line="240" w:lineRule="auto"/>
        <w:ind w:firstLine="480"/>
      </w:pPr>
      <w:r w:rsidRPr="00992064">
        <w:rPr>
          <w:rFonts w:hint="eastAsia"/>
          <w:color w:val="000000" w:themeColor="text1"/>
        </w:rPr>
        <w:lastRenderedPageBreak/>
        <w:t>令</w:t>
      </w:r>
      <w:r w:rsidR="00AA462A">
        <w:rPr>
          <w:noProof/>
        </w:rPr>
        <w:object w:dxaOrig="340" w:dyaOrig="360" w14:anchorId="7BAA6152">
          <v:shape id="_x0000_i1051" type="#_x0000_t75" alt="" style="width:17.35pt;height:18.1pt;mso-width-percent:0;mso-height-percent:0;mso-width-percent:0;mso-height-percent:0" o:ole="">
            <v:imagedata r:id="rId81" o:title=""/>
          </v:shape>
          <o:OLEObject Type="Embed" ProgID="Unknown" ShapeID="_x0000_i1051" DrawAspect="Content" ObjectID="_1637852973" r:id="rId82"/>
        </w:object>
      </w:r>
      <w:r w:rsidR="00992064">
        <w:rPr>
          <w:rFonts w:hint="eastAsia"/>
        </w:rPr>
        <w:t>，</w:t>
      </w:r>
      <w:r w:rsidR="00AA462A">
        <w:rPr>
          <w:noProof/>
        </w:rPr>
        <w:object w:dxaOrig="360" w:dyaOrig="380" w14:anchorId="40D8A448">
          <v:shape id="_x0000_i1052" type="#_x0000_t75" alt="" style="width:18.1pt;height:19.6pt;mso-width-percent:0;mso-height-percent:0;mso-width-percent:0;mso-height-percent:0" o:ole="">
            <v:imagedata r:id="rId83" o:title=""/>
          </v:shape>
          <o:OLEObject Type="Embed" ProgID="Unknown" ShapeID="_x0000_i1052" DrawAspect="Content" ObjectID="_1637852974" r:id="rId84"/>
        </w:object>
      </w:r>
      <w:r w:rsidRPr="00992064">
        <w:rPr>
          <w:rFonts w:hint="eastAsia"/>
          <w:color w:val="000000" w:themeColor="text1"/>
        </w:rPr>
        <w:t>为</w:t>
      </w:r>
      <w:r w:rsidR="00992064">
        <w:rPr>
          <w:rFonts w:hint="eastAsia"/>
          <w:color w:val="000000" w:themeColor="text1"/>
        </w:rPr>
        <w:t>两个</w:t>
      </w:r>
      <w:r w:rsidRPr="00992064">
        <w:rPr>
          <w:rFonts w:hint="eastAsia"/>
          <w:color w:val="000000" w:themeColor="text1"/>
        </w:rPr>
        <w:t>水平方向的跳数，</w:t>
      </w:r>
      <w:r w:rsidR="00AA462A">
        <w:rPr>
          <w:noProof/>
        </w:rPr>
        <w:object w:dxaOrig="340" w:dyaOrig="360" w14:anchorId="54D6A207">
          <v:shape id="_x0000_i1053" type="#_x0000_t75" alt="" style="width:17.35pt;height:18.1pt;mso-width-percent:0;mso-height-percent:0;mso-width-percent:0;mso-height-percent:0" o:ole="">
            <v:imagedata r:id="rId85" o:title=""/>
          </v:shape>
          <o:OLEObject Type="Embed" ProgID="Unknown" ShapeID="_x0000_i1053" DrawAspect="Content" ObjectID="_1637852975" r:id="rId86"/>
        </w:object>
      </w:r>
      <w:r w:rsidRPr="007C44BF">
        <w:rPr>
          <w:rFonts w:hint="eastAsia"/>
        </w:rPr>
        <w:t>为从特定源节点到目标节点的垂直跳</w:t>
      </w:r>
      <w:r>
        <w:rPr>
          <w:rFonts w:hint="eastAsia"/>
        </w:rPr>
        <w:t>数</w:t>
      </w:r>
      <w:r w:rsidRPr="007C44BF">
        <w:rPr>
          <w:rFonts w:hint="eastAsia"/>
        </w:rPr>
        <w:t>。</w:t>
      </w:r>
      <w:r w:rsidRPr="007C44BF">
        <w:rPr>
          <w:rFonts w:hint="eastAsia"/>
        </w:rPr>
        <w:t xml:space="preserve"> </w:t>
      </w:r>
      <w:r>
        <w:rPr>
          <w:rFonts w:hint="eastAsia"/>
        </w:rPr>
        <w:t>当且</w:t>
      </w:r>
      <w:r w:rsidRPr="007C44BF">
        <w:rPr>
          <w:rFonts w:hint="eastAsia"/>
        </w:rPr>
        <w:t>仅当满足条件</w:t>
      </w:r>
      <w:r w:rsidR="00AA462A">
        <w:rPr>
          <w:noProof/>
        </w:rPr>
        <w:object w:dxaOrig="1760" w:dyaOrig="380" w14:anchorId="5473ED32">
          <v:shape id="_x0000_i1054" type="#_x0000_t75" alt="" style="width:88.6pt;height:19.6pt;mso-width-percent:0;mso-height-percent:0;mso-width-percent:0;mso-height-percent:0" o:ole="">
            <v:imagedata r:id="rId87" o:title=""/>
          </v:shape>
          <o:OLEObject Type="Embed" ProgID="Unknown" ShapeID="_x0000_i1054" DrawAspect="Content" ObjectID="_1637852976" r:id="rId88"/>
        </w:object>
      </w:r>
      <w:r w:rsidRPr="007C44BF">
        <w:rPr>
          <w:rFonts w:hint="eastAsia"/>
        </w:rPr>
        <w:t>时，</w:t>
      </w:r>
      <w:r w:rsidR="00696764">
        <w:rPr>
          <w:rFonts w:hint="eastAsia"/>
        </w:rPr>
        <w:t>源</w:t>
      </w:r>
      <w:r w:rsidR="00696764">
        <w:rPr>
          <w:rFonts w:hint="eastAsia"/>
        </w:rPr>
        <w:t>-</w:t>
      </w:r>
      <w:r w:rsidR="00696764">
        <w:rPr>
          <w:rFonts w:hint="eastAsia"/>
        </w:rPr>
        <w:t>目的节点间</w:t>
      </w:r>
      <w:r w:rsidRPr="007C44BF">
        <w:rPr>
          <w:rFonts w:hint="eastAsia"/>
        </w:rPr>
        <w:t>距离</w:t>
      </w:r>
      <w:r w:rsidR="00696764">
        <w:rPr>
          <w:rFonts w:hint="eastAsia"/>
        </w:rPr>
        <w:t>为</w:t>
      </w:r>
      <w:r w:rsidR="00AA462A">
        <w:rPr>
          <w:noProof/>
        </w:rPr>
        <w:object w:dxaOrig="200" w:dyaOrig="220" w14:anchorId="260BD5C0">
          <v:shape id="_x0000_i1055" type="#_x0000_t75" alt="" style="width:9.8pt;height:11.3pt;mso-width-percent:0;mso-height-percent:0;mso-width-percent:0;mso-height-percent:0" o:ole="">
            <v:imagedata r:id="rId89" o:title=""/>
          </v:shape>
          <o:OLEObject Type="Embed" ProgID="Unknown" ShapeID="_x0000_i1055" DrawAspect="Content" ObjectID="_1637852977" r:id="rId90"/>
        </w:object>
      </w:r>
      <w:r w:rsidRPr="007C44BF">
        <w:rPr>
          <w:rFonts w:hint="eastAsia"/>
        </w:rPr>
        <w:t>跳。如果</w:t>
      </w:r>
      <w:r w:rsidR="00AA462A">
        <w:rPr>
          <w:noProof/>
        </w:rPr>
        <w:object w:dxaOrig="800" w:dyaOrig="360" w14:anchorId="6C38A7AD">
          <v:shape id="_x0000_i1056" type="#_x0000_t75" alt="" style="width:39.6pt;height:18.1pt;mso-width-percent:0;mso-height-percent:0;mso-width-percent:0;mso-height-percent:0" o:ole="">
            <v:imagedata r:id="rId91" o:title=""/>
          </v:shape>
          <o:OLEObject Type="Embed" ProgID="Unknown" ShapeID="_x0000_i1056" DrawAspect="Content" ObjectID="_1637852978" r:id="rId92"/>
        </w:object>
      </w:r>
      <w:r w:rsidRPr="007C44BF">
        <w:rPr>
          <w:rFonts w:hint="eastAsia"/>
        </w:rPr>
        <w:t>，即</w:t>
      </w:r>
      <w:r w:rsidR="00AA462A">
        <w:rPr>
          <w:noProof/>
        </w:rPr>
        <w:object w:dxaOrig="2520" w:dyaOrig="380" w14:anchorId="2A024C81">
          <v:shape id="_x0000_i1057" type="#_x0000_t75" alt="" style="width:125.15pt;height:19.6pt;mso-width-percent:0;mso-height-percent:0;mso-width-percent:0;mso-height-percent:0" o:ole="">
            <v:imagedata r:id="rId93" o:title=""/>
          </v:shape>
          <o:OLEObject Type="Embed" ProgID="Unknown" ShapeID="_x0000_i1057" DrawAspect="Content" ObjectID="_1637852979" r:id="rId94"/>
        </w:object>
      </w:r>
      <w:r w:rsidRPr="007C44BF">
        <w:rPr>
          <w:rFonts w:hint="eastAsia"/>
        </w:rPr>
        <w:t>，其中</w:t>
      </w:r>
      <w:r w:rsidR="00AA462A">
        <w:rPr>
          <w:noProof/>
        </w:rPr>
        <w:object w:dxaOrig="260" w:dyaOrig="360" w14:anchorId="4009C7BE">
          <v:shape id="_x0000_i1058" type="#_x0000_t75" alt="" style="width:12.8pt;height:18.1pt;mso-width-percent:0;mso-height-percent:0;mso-width-percent:0;mso-height-percent:0" o:ole="">
            <v:imagedata r:id="rId95" o:title=""/>
          </v:shape>
          <o:OLEObject Type="Embed" ProgID="Unknown" ShapeID="_x0000_i1058" DrawAspect="Content" ObjectID="_1637852980" r:id="rId96"/>
        </w:object>
      </w:r>
      <w:r w:rsidRPr="007C44BF">
        <w:rPr>
          <w:rFonts w:hint="eastAsia"/>
        </w:rPr>
        <w:t>是自然数。通过分层，问题退化为二维。</w:t>
      </w:r>
      <w:r w:rsidRPr="007C44BF">
        <w:rPr>
          <w:rFonts w:hint="eastAsia"/>
        </w:rPr>
        <w:t xml:space="preserve"> </w:t>
      </w:r>
      <w:r w:rsidRPr="007C44BF">
        <w:rPr>
          <w:rFonts w:hint="eastAsia"/>
        </w:rPr>
        <w:t>对于不同的</w:t>
      </w:r>
      <w:r w:rsidR="00AA462A">
        <w:rPr>
          <w:noProof/>
        </w:rPr>
        <w:object w:dxaOrig="260" w:dyaOrig="360" w14:anchorId="5734D3E0">
          <v:shape id="_x0000_i1059" type="#_x0000_t75" alt="" style="width:12.8pt;height:18.1pt;mso-width-percent:0;mso-height-percent:0;mso-width-percent:0;mso-height-percent:0" o:ole="">
            <v:imagedata r:id="rId97" o:title=""/>
          </v:shape>
          <o:OLEObject Type="Embed" ProgID="Unknown" ShapeID="_x0000_i1059" DrawAspect="Content" ObjectID="_1637852981" r:id="rId98"/>
        </w:object>
      </w:r>
      <w:r w:rsidR="00992064">
        <w:rPr>
          <w:rFonts w:hint="eastAsia"/>
        </w:rPr>
        <w:t>，满足这一</w:t>
      </w:r>
      <w:r w:rsidRPr="007C44BF">
        <w:rPr>
          <w:rFonts w:hint="eastAsia"/>
        </w:rPr>
        <w:t>层条件的多维数据集的数量</w:t>
      </w:r>
      <w:r w:rsidR="00AA462A">
        <w:rPr>
          <w:noProof/>
        </w:rPr>
        <w:object w:dxaOrig="340" w:dyaOrig="360" w14:anchorId="0A882C58">
          <v:shape id="_x0000_i1060" type="#_x0000_t75" alt="" style="width:17.35pt;height:18.1pt;mso-width-percent:0;mso-height-percent:0;mso-width-percent:0;mso-height-percent:0" o:ole="">
            <v:imagedata r:id="rId99" o:title=""/>
          </v:shape>
          <o:OLEObject Type="Embed" ProgID="Unknown" ShapeID="_x0000_i1060" DrawAspect="Content" ObjectID="_1637852982" r:id="rId100"/>
        </w:object>
      </w:r>
      <w:r w:rsidRPr="007C44BF">
        <w:rPr>
          <w:rFonts w:hint="eastAsia"/>
        </w:rPr>
        <w:t>为：</w:t>
      </w:r>
    </w:p>
    <w:p w14:paraId="3DE19B0D" w14:textId="3277DBF7" w:rsidR="00992064" w:rsidRPr="005C37CC" w:rsidRDefault="005C37CC" w:rsidP="005C37CC">
      <w:pPr>
        <w:tabs>
          <w:tab w:val="center" w:pos="4150"/>
          <w:tab w:val="right" w:pos="10104"/>
        </w:tabs>
        <w:spacing w:line="240" w:lineRule="auto"/>
        <w:ind w:firstLineChars="0" w:firstLine="0"/>
      </w:pPr>
      <w:r>
        <w:tab/>
      </w:r>
      <w:r w:rsidR="00AA462A">
        <w:rPr>
          <w:noProof/>
        </w:rPr>
        <w:object w:dxaOrig="2360" w:dyaOrig="760" w14:anchorId="77BE8A9A">
          <v:shape id="_x0000_i1061" type="#_x0000_t75" alt="" style="width:119.85pt;height:38.45pt;mso-width-percent:0;mso-height-percent:0;mso-width-percent:0;mso-height-percent:0" o:ole="">
            <v:imagedata r:id="rId101" o:title=""/>
          </v:shape>
          <o:OLEObject Type="Embed" ProgID="Unknown" ShapeID="_x0000_i1061" DrawAspect="Content" ObjectID="_1637852983" r:id="rId102"/>
        </w:object>
      </w:r>
      <w:r>
        <w:tab/>
        <w:t>(2)</w:t>
      </w:r>
    </w:p>
    <w:p w14:paraId="3CAE4E8D" w14:textId="24A51FB9" w:rsidR="00696764" w:rsidRDefault="00696764" w:rsidP="00696764">
      <w:pPr>
        <w:ind w:firstLine="480"/>
        <w:jc w:val="left"/>
      </w:pPr>
      <w:r>
        <w:rPr>
          <w:rFonts w:hint="eastAsia"/>
        </w:rPr>
        <w:t>因此，所有包含</w:t>
      </w:r>
      <w:proofErr w:type="gramStart"/>
      <w:r>
        <w:rPr>
          <w:rFonts w:hint="eastAsia"/>
        </w:rPr>
        <w:t>距源节点跳数</w:t>
      </w:r>
      <w:proofErr w:type="gramEnd"/>
      <w:r>
        <w:rPr>
          <w:rFonts w:hint="eastAsia"/>
        </w:rPr>
        <w:t>为</w:t>
      </w:r>
      <w:r w:rsidR="00AA462A">
        <w:rPr>
          <w:noProof/>
        </w:rPr>
        <w:object w:dxaOrig="200" w:dyaOrig="220" w14:anchorId="3363C808">
          <v:shape id="_x0000_i1062" type="#_x0000_t75" alt="" style="width:9.8pt;height:11.3pt;mso-width-percent:0;mso-height-percent:0;mso-width-percent:0;mso-height-percent:0" o:ole="">
            <v:imagedata r:id="rId89" o:title=""/>
          </v:shape>
          <o:OLEObject Type="Embed" ProgID="Unknown" ShapeID="_x0000_i1062" DrawAspect="Content" ObjectID="_1637852984" r:id="rId103"/>
        </w:object>
      </w:r>
      <w:r>
        <w:rPr>
          <w:rFonts w:hint="eastAsia"/>
        </w:rPr>
        <w:t>的目的节点的</w:t>
      </w:r>
      <w:r w:rsidR="00992064">
        <w:rPr>
          <w:rFonts w:hint="eastAsia"/>
        </w:rPr>
        <w:t>立方体</w:t>
      </w:r>
      <w:r>
        <w:rPr>
          <w:rFonts w:hint="eastAsia"/>
        </w:rPr>
        <w:t>数量</w:t>
      </w:r>
      <w:r w:rsidR="00AA462A">
        <w:rPr>
          <w:noProof/>
        </w:rPr>
        <w:object w:dxaOrig="279" w:dyaOrig="279" w14:anchorId="37089C88">
          <v:shape id="_x0000_i1063" type="#_x0000_t75" alt="" style="width:12.8pt;height:12.8pt;mso-width-percent:0;mso-height-percent:0;mso-width-percent:0;mso-height-percent:0" o:ole="">
            <v:imagedata r:id="rId104" o:title=""/>
          </v:shape>
          <o:OLEObject Type="Embed" ProgID="Unknown" ShapeID="_x0000_i1063" DrawAspect="Content" ObjectID="_1637852985" r:id="rId105"/>
        </w:object>
      </w:r>
      <w:r w:rsidR="00992064">
        <w:rPr>
          <w:rFonts w:hint="eastAsia"/>
        </w:rPr>
        <w:t>为</w:t>
      </w:r>
      <w:r>
        <w:rPr>
          <w:rFonts w:hint="eastAsia"/>
        </w:rPr>
        <w:t>：</w:t>
      </w:r>
    </w:p>
    <w:p w14:paraId="3A6AD4EB" w14:textId="5F2979A7" w:rsidR="00992064" w:rsidRPr="005C37CC" w:rsidRDefault="005C37CC" w:rsidP="005C37CC">
      <w:pPr>
        <w:tabs>
          <w:tab w:val="center" w:pos="4150"/>
          <w:tab w:val="right" w:pos="10104"/>
        </w:tabs>
        <w:spacing w:line="240" w:lineRule="auto"/>
        <w:ind w:firstLineChars="0" w:firstLine="0"/>
      </w:pPr>
      <w:r>
        <w:tab/>
      </w:r>
      <w:r w:rsidR="00AA462A">
        <w:rPr>
          <w:noProof/>
        </w:rPr>
        <w:object w:dxaOrig="2320" w:dyaOrig="480" w14:anchorId="14E35289">
          <v:shape id="_x0000_i1064" type="#_x0000_t75" alt="" style="width:116.1pt;height:24.15pt;mso-width-percent:0;mso-height-percent:0;mso-width-percent:0;mso-height-percent:0" o:ole="">
            <v:imagedata r:id="rId106" o:title=""/>
          </v:shape>
          <o:OLEObject Type="Embed" ProgID="Unknown" ShapeID="_x0000_i1064" DrawAspect="Content" ObjectID="_1637852986" r:id="rId107"/>
        </w:object>
      </w:r>
      <w:r>
        <w:tab/>
        <w:t>(3)</w:t>
      </w:r>
    </w:p>
    <w:p w14:paraId="3B7C3257" w14:textId="2AAAC7C8" w:rsidR="00B243FC" w:rsidRDefault="0001300E" w:rsidP="00B243FC">
      <w:pPr>
        <w:spacing w:line="240" w:lineRule="auto"/>
        <w:ind w:firstLineChars="0" w:firstLine="0"/>
        <w:jc w:val="center"/>
      </w:pPr>
      <w:r>
        <w:rPr>
          <w:rFonts w:hint="eastAsia"/>
          <w:noProof/>
        </w:rPr>
        <w:drawing>
          <wp:inline distT="0" distB="0" distL="0" distR="0" wp14:anchorId="1B369863" wp14:editId="0A2381F7">
            <wp:extent cx="4339772" cy="3265018"/>
            <wp:effectExtent l="0" t="0" r="381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odel2.eps"/>
                    <pic:cNvPicPr/>
                  </pic:nvPicPr>
                  <pic:blipFill>
                    <a:blip r:embed="rId108">
                      <a:extLst>
                        <a:ext uri="{28A0092B-C50C-407E-A947-70E740481C1C}">
                          <a14:useLocalDpi xmlns:a14="http://schemas.microsoft.com/office/drawing/2010/main" val="0"/>
                        </a:ext>
                      </a:extLst>
                    </a:blip>
                    <a:stretch>
                      <a:fillRect/>
                    </a:stretch>
                  </pic:blipFill>
                  <pic:spPr>
                    <a:xfrm>
                      <a:off x="0" y="0"/>
                      <a:ext cx="4339772" cy="3265018"/>
                    </a:xfrm>
                    <a:prstGeom prst="rect">
                      <a:avLst/>
                    </a:prstGeom>
                  </pic:spPr>
                </pic:pic>
              </a:graphicData>
            </a:graphic>
          </wp:inline>
        </w:drawing>
      </w:r>
    </w:p>
    <w:p w14:paraId="74BF0777" w14:textId="77777777" w:rsidR="00B243FC" w:rsidRDefault="00B243FC" w:rsidP="00B243FC">
      <w:pPr>
        <w:spacing w:line="240" w:lineRule="auto"/>
        <w:ind w:firstLineChars="0" w:firstLine="0"/>
        <w:jc w:val="center"/>
      </w:pPr>
    </w:p>
    <w:p w14:paraId="486B86ED" w14:textId="07DBF25D" w:rsidR="00D2468A" w:rsidRPr="00E04ECC" w:rsidRDefault="0001300E" w:rsidP="005C37CC">
      <w:pPr>
        <w:spacing w:line="240" w:lineRule="auto"/>
        <w:ind w:firstLineChars="0" w:firstLine="0"/>
        <w:jc w:val="center"/>
      </w:pPr>
      <w:r>
        <w:rPr>
          <w:rFonts w:hint="eastAsia"/>
          <w:noProof/>
        </w:rPr>
        <w:lastRenderedPageBreak/>
        <w:drawing>
          <wp:inline distT="0" distB="0" distL="0" distR="0" wp14:anchorId="64ED4A1D" wp14:editId="47AD1211">
            <wp:extent cx="4252686" cy="3199500"/>
            <wp:effectExtent l="0" t="0" r="1905" b="127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model3.eps"/>
                    <pic:cNvPicPr/>
                  </pic:nvPicPr>
                  <pic:blipFill>
                    <a:blip r:embed="rId109">
                      <a:extLst>
                        <a:ext uri="{28A0092B-C50C-407E-A947-70E740481C1C}">
                          <a14:useLocalDpi xmlns:a14="http://schemas.microsoft.com/office/drawing/2010/main" val="0"/>
                        </a:ext>
                      </a:extLst>
                    </a:blip>
                    <a:stretch>
                      <a:fillRect/>
                    </a:stretch>
                  </pic:blipFill>
                  <pic:spPr>
                    <a:xfrm>
                      <a:off x="0" y="0"/>
                      <a:ext cx="4275262" cy="3216485"/>
                    </a:xfrm>
                    <a:prstGeom prst="rect">
                      <a:avLst/>
                    </a:prstGeom>
                  </pic:spPr>
                </pic:pic>
              </a:graphicData>
            </a:graphic>
          </wp:inline>
        </w:drawing>
      </w:r>
    </w:p>
    <w:p w14:paraId="0DCBC156" w14:textId="5D3D11E1" w:rsidR="007C197B" w:rsidRPr="007C197B" w:rsidRDefault="007C197B" w:rsidP="007C197B">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 xml:space="preserve">.2.6 </w:t>
      </w:r>
      <w:r w:rsidR="00696764">
        <w:rPr>
          <w:rFonts w:ascii="宋体" w:eastAsia="宋体" w:hAnsi="宋体" w:hint="eastAsia"/>
          <w:b w:val="0"/>
        </w:rPr>
        <w:t>社交群组</w:t>
      </w:r>
      <w:r w:rsidRPr="007C197B">
        <w:rPr>
          <w:rFonts w:ascii="宋体" w:eastAsia="宋体" w:hAnsi="宋体" w:hint="eastAsia"/>
          <w:b w:val="0"/>
        </w:rPr>
        <w:t>规模约束</w:t>
      </w:r>
    </w:p>
    <w:p w14:paraId="2FE05D72" w14:textId="148B6985" w:rsidR="007C197B" w:rsidRDefault="00696764" w:rsidP="00896EF8">
      <w:pPr>
        <w:ind w:firstLine="480"/>
      </w:pPr>
      <w:r w:rsidRPr="00696764">
        <w:rPr>
          <w:rFonts w:hint="eastAsia"/>
        </w:rPr>
        <w:t>对于无线自组织网络的节点，为了构建</w:t>
      </w:r>
      <w:r>
        <w:rPr>
          <w:rFonts w:hint="eastAsia"/>
        </w:rPr>
        <w:t>社交群组</w:t>
      </w:r>
      <w:r w:rsidRPr="00696764">
        <w:rPr>
          <w:rFonts w:hint="eastAsia"/>
        </w:rPr>
        <w:t>关系，有必要</w:t>
      </w:r>
      <w:r w:rsidR="00596AAF">
        <w:rPr>
          <w:rFonts w:hint="eastAsia"/>
        </w:rPr>
        <w:t>与</w:t>
      </w:r>
      <w:r>
        <w:rPr>
          <w:rFonts w:hint="eastAsia"/>
        </w:rPr>
        <w:t>群组</w:t>
      </w:r>
      <w:r w:rsidRPr="00696764">
        <w:rPr>
          <w:rFonts w:hint="eastAsia"/>
        </w:rPr>
        <w:t>成员节点之间</w:t>
      </w:r>
      <w:r w:rsidR="00596AAF">
        <w:rPr>
          <w:rFonts w:hint="eastAsia"/>
        </w:rPr>
        <w:t>保证</w:t>
      </w:r>
      <w:r w:rsidRPr="00696764">
        <w:rPr>
          <w:rFonts w:hint="eastAsia"/>
        </w:rPr>
        <w:t>一定</w:t>
      </w:r>
      <w:r w:rsidR="00596AAF">
        <w:rPr>
          <w:rFonts w:hint="eastAsia"/>
        </w:rPr>
        <w:t>的</w:t>
      </w:r>
      <w:r w:rsidRPr="00696764">
        <w:rPr>
          <w:rFonts w:hint="eastAsia"/>
        </w:rPr>
        <w:t>通信频率。因此，节点想要维持更大的社交</w:t>
      </w:r>
      <w:r w:rsidR="00596AAF" w:rsidRPr="00596AAF">
        <w:rPr>
          <w:rFonts w:hint="eastAsia"/>
        </w:rPr>
        <w:t>群组</w:t>
      </w:r>
      <w:r w:rsidRPr="00696764">
        <w:rPr>
          <w:rFonts w:hint="eastAsia"/>
        </w:rPr>
        <w:t>，</w:t>
      </w:r>
      <w:r w:rsidR="00596AAF">
        <w:rPr>
          <w:rFonts w:hint="eastAsia"/>
        </w:rPr>
        <w:t>就</w:t>
      </w:r>
      <w:r w:rsidRPr="00696764">
        <w:rPr>
          <w:rFonts w:hint="eastAsia"/>
        </w:rPr>
        <w:t>需要更多的</w:t>
      </w:r>
      <w:r w:rsidR="00596AAF">
        <w:rPr>
          <w:rFonts w:hint="eastAsia"/>
        </w:rPr>
        <w:t>能源和能力</w:t>
      </w:r>
      <w:r w:rsidRPr="00696764">
        <w:rPr>
          <w:rFonts w:hint="eastAsia"/>
        </w:rPr>
        <w:t>来维持与成员的联系。</w:t>
      </w:r>
      <w:r w:rsidR="00596AAF">
        <w:rPr>
          <w:rFonts w:hint="eastAsia"/>
        </w:rPr>
        <w:t>无人机</w:t>
      </w:r>
      <w:r w:rsidRPr="00696764">
        <w:rPr>
          <w:rFonts w:hint="eastAsia"/>
        </w:rPr>
        <w:t>节点受电池，</w:t>
      </w:r>
      <w:r w:rsidRPr="00696764">
        <w:rPr>
          <w:rFonts w:hint="eastAsia"/>
        </w:rPr>
        <w:t>CPU</w:t>
      </w:r>
      <w:r w:rsidRPr="00696764">
        <w:rPr>
          <w:rFonts w:hint="eastAsia"/>
        </w:rPr>
        <w:t>寿命和性能，传输功率以及活动范围等因素的限制</w:t>
      </w:r>
      <w:r w:rsidR="00596AAF">
        <w:rPr>
          <w:rFonts w:hint="eastAsia"/>
        </w:rPr>
        <w:t>，所以其</w:t>
      </w:r>
      <w:r w:rsidR="00596AAF" w:rsidRPr="00596AAF">
        <w:rPr>
          <w:rFonts w:ascii="宋体" w:hAnsi="宋体" w:hint="eastAsia"/>
        </w:rPr>
        <w:t>社交群组</w:t>
      </w:r>
      <w:r w:rsidR="00596AAF">
        <w:rPr>
          <w:rFonts w:hint="eastAsia"/>
        </w:rPr>
        <w:t>的</w:t>
      </w:r>
      <w:r w:rsidRPr="00696764">
        <w:rPr>
          <w:rFonts w:hint="eastAsia"/>
        </w:rPr>
        <w:t>规模</w:t>
      </w:r>
      <w:r w:rsidR="00596AAF">
        <w:rPr>
          <w:rFonts w:hint="eastAsia"/>
        </w:rPr>
        <w:t>也受到限制</w:t>
      </w:r>
      <w:r w:rsidRPr="00696764">
        <w:rPr>
          <w:rFonts w:hint="eastAsia"/>
        </w:rPr>
        <w:t>。</w:t>
      </w:r>
    </w:p>
    <w:p w14:paraId="2FCAA566" w14:textId="3FD0AF7F" w:rsidR="004431F7" w:rsidRDefault="00596AAF" w:rsidP="00880744">
      <w:pPr>
        <w:spacing w:line="240" w:lineRule="auto"/>
        <w:ind w:firstLine="480"/>
      </w:pPr>
      <w:r>
        <w:rPr>
          <w:rFonts w:hint="eastAsia"/>
        </w:rPr>
        <w:t>设</w:t>
      </w:r>
      <w:r w:rsidRPr="00596AAF">
        <w:rPr>
          <w:rFonts w:hint="eastAsia"/>
        </w:rPr>
        <w:t>节点的社社交群组规模受其能力因子</w:t>
      </w:r>
      <w:r w:rsidR="00AA462A">
        <w:rPr>
          <w:noProof/>
        </w:rPr>
        <w:object w:dxaOrig="260" w:dyaOrig="360" w14:anchorId="4E5C2838">
          <v:shape id="_x0000_i1065" type="#_x0000_t75" alt="" style="width:12.8pt;height:18.1pt;mso-width-percent:0;mso-height-percent:0;mso-width-percent:0;mso-height-percent:0" o:ole="">
            <v:imagedata r:id="rId110" o:title=""/>
          </v:shape>
          <o:OLEObject Type="Embed" ProgID="Unknown" ShapeID="_x0000_i1065" DrawAspect="Content" ObjectID="_1637852987" r:id="rId111"/>
        </w:object>
      </w:r>
      <w:r w:rsidR="00880744">
        <w:rPr>
          <w:rFonts w:hint="eastAsia"/>
        </w:rPr>
        <w:t>，</w:t>
      </w:r>
      <w:r w:rsidR="00AA462A">
        <w:rPr>
          <w:noProof/>
        </w:rPr>
        <w:object w:dxaOrig="980" w:dyaOrig="400" w14:anchorId="7C5F3577">
          <v:shape id="_x0000_i1066" type="#_x0000_t75" alt="" style="width:49.4pt;height:21.1pt;mso-width-percent:0;mso-height-percent:0;mso-width-percent:0;mso-height-percent:0" o:ole="">
            <v:imagedata r:id="rId112" o:title=""/>
          </v:shape>
          <o:OLEObject Type="Embed" ProgID="Unknown" ShapeID="_x0000_i1066" DrawAspect="Content" ObjectID="_1637852988" r:id="rId113"/>
        </w:object>
      </w:r>
      <w:r w:rsidRPr="00596AAF">
        <w:rPr>
          <w:rFonts w:hint="eastAsia"/>
        </w:rPr>
        <w:t>的影响，也就是说，可以维持的</w:t>
      </w:r>
      <w:proofErr w:type="gramStart"/>
      <w:r w:rsidRPr="00596AAF">
        <w:rPr>
          <w:rFonts w:hint="eastAsia"/>
        </w:rPr>
        <w:t>最大组</w:t>
      </w:r>
      <w:proofErr w:type="gramEnd"/>
      <w:r w:rsidRPr="00596AAF">
        <w:rPr>
          <w:rFonts w:hint="eastAsia"/>
        </w:rPr>
        <w:t>成员数为</w:t>
      </w:r>
      <w:r w:rsidR="00AA462A">
        <w:rPr>
          <w:noProof/>
        </w:rPr>
        <w:object w:dxaOrig="1560" w:dyaOrig="400" w14:anchorId="46B053D2">
          <v:shape id="_x0000_i1067" type="#_x0000_t75" alt="" style="width:78.8pt;height:21.1pt;mso-width-percent:0;mso-height-percent:0;mso-width-percent:0;mso-height-percent:0" o:ole="">
            <v:imagedata r:id="rId114" o:title=""/>
          </v:shape>
          <o:OLEObject Type="Embed" ProgID="Unknown" ShapeID="_x0000_i1067" DrawAspect="Content" ObjectID="_1637852989" r:id="rId115"/>
        </w:object>
      </w:r>
      <w:r w:rsidRPr="00596AAF">
        <w:rPr>
          <w:rFonts w:hint="eastAsia"/>
        </w:rPr>
        <w:t>。为了获得容量上限，这里假设每个节点都有能力维护</w:t>
      </w:r>
      <w:r w:rsidR="005E6AD9">
        <w:rPr>
          <w:rFonts w:hint="eastAsia"/>
        </w:rPr>
        <w:t>网络中的</w:t>
      </w:r>
      <w:r w:rsidRPr="00596AAF">
        <w:rPr>
          <w:rFonts w:hint="eastAsia"/>
        </w:rPr>
        <w:t>所有节点，即</w:t>
      </w:r>
      <w:r w:rsidR="00AA462A">
        <w:rPr>
          <w:noProof/>
        </w:rPr>
        <w:object w:dxaOrig="600" w:dyaOrig="360" w14:anchorId="30664C35">
          <v:shape id="_x0000_i1068" type="#_x0000_t75" alt="" style="width:30.15pt;height:18.1pt;mso-width-percent:0;mso-height-percent:0;mso-width-percent:0;mso-height-percent:0" o:ole="">
            <v:imagedata r:id="rId116" o:title=""/>
          </v:shape>
          <o:OLEObject Type="Embed" ProgID="Unknown" ShapeID="_x0000_i1068" DrawAspect="Content" ObjectID="_1637852990" r:id="rId117"/>
        </w:object>
      </w:r>
      <w:r w:rsidRPr="00596AAF">
        <w:rPr>
          <w:rFonts w:hint="eastAsia"/>
        </w:rPr>
        <w:t>。</w:t>
      </w:r>
    </w:p>
    <w:p w14:paraId="043F4924" w14:textId="4194914F" w:rsidR="00642E23" w:rsidRDefault="004431F7" w:rsidP="00642E23">
      <w:pPr>
        <w:ind w:firstLine="480"/>
      </w:pPr>
      <w:r>
        <w:rPr>
          <w:rFonts w:hint="eastAsia"/>
        </w:rPr>
        <w:t>在此系统中，</w:t>
      </w:r>
      <w:r w:rsidRPr="007802B6">
        <w:rPr>
          <w:rFonts w:hint="eastAsia"/>
        </w:rPr>
        <w:t>每个节点通过定期发送和接收数据包来维护自己的</w:t>
      </w:r>
      <w:r>
        <w:rPr>
          <w:rFonts w:ascii="宋体" w:hAnsi="宋体" w:hint="eastAsia"/>
        </w:rPr>
        <w:t>社交群</w:t>
      </w:r>
      <w:r w:rsidRPr="007802B6">
        <w:rPr>
          <w:rFonts w:hint="eastAsia"/>
        </w:rPr>
        <w:t>组。</w:t>
      </w:r>
      <w:proofErr w:type="gramStart"/>
      <w:r>
        <w:rPr>
          <w:rFonts w:hint="eastAsia"/>
        </w:rPr>
        <w:t>设</w:t>
      </w:r>
      <w:r w:rsidRPr="007802B6">
        <w:rPr>
          <w:rFonts w:hint="eastAsia"/>
        </w:rPr>
        <w:t>源节点</w:t>
      </w:r>
      <w:proofErr w:type="gramEnd"/>
      <w:r>
        <w:rPr>
          <w:rFonts w:hint="eastAsia"/>
        </w:rPr>
        <w:t>为</w:t>
      </w:r>
      <w:r w:rsidR="00AA462A">
        <w:rPr>
          <w:noProof/>
        </w:rPr>
        <w:object w:dxaOrig="220" w:dyaOrig="279" w14:anchorId="41966A5A">
          <v:shape id="_x0000_i1069" type="#_x0000_t75" alt="" style="width:11.3pt;height:12.8pt;mso-width-percent:0;mso-height-percent:0;mso-width-percent:0;mso-height-percent:0" o:ole="">
            <v:imagedata r:id="rId118" o:title=""/>
          </v:shape>
          <o:OLEObject Type="Embed" ProgID="Unknown" ShapeID="_x0000_i1069" DrawAspect="Content" ObjectID="_1637852991" r:id="rId119"/>
        </w:object>
      </w:r>
      <w:r w:rsidR="00880744">
        <w:rPr>
          <w:rFonts w:hint="eastAsia"/>
        </w:rPr>
        <w:t>，</w:t>
      </w:r>
      <w:r>
        <w:rPr>
          <w:rFonts w:hint="eastAsia"/>
        </w:rPr>
        <w:t>目的节点为</w:t>
      </w:r>
      <w:r w:rsidR="00AA462A">
        <w:rPr>
          <w:noProof/>
        </w:rPr>
        <w:object w:dxaOrig="260" w:dyaOrig="260" w14:anchorId="66FD0B8C">
          <v:shape id="_x0000_i1070" type="#_x0000_t75" alt="" style="width:12.8pt;height:12.8pt;mso-width-percent:0;mso-height-percent:0;mso-width-percent:0;mso-height-percent:0" o:ole="">
            <v:imagedata r:id="rId120" o:title=""/>
          </v:shape>
          <o:OLEObject Type="Embed" ProgID="Unknown" ShapeID="_x0000_i1070" DrawAspect="Content" ObjectID="_1637852992" r:id="rId121"/>
        </w:object>
      </w:r>
      <w:r w:rsidR="00880744">
        <w:rPr>
          <w:rFonts w:hint="eastAsia"/>
        </w:rPr>
        <w:t>，</w:t>
      </w:r>
      <w:r w:rsidR="00AA462A">
        <w:rPr>
          <w:noProof/>
        </w:rPr>
        <w:object w:dxaOrig="220" w:dyaOrig="279" w14:anchorId="10840ADF">
          <v:shape id="_x0000_i1071" type="#_x0000_t75" alt="" style="width:11.3pt;height:12.8pt;mso-width-percent:0;mso-height-percent:0;mso-width-percent:0;mso-height-percent:0" o:ole="">
            <v:imagedata r:id="rId118" o:title=""/>
          </v:shape>
          <o:OLEObject Type="Embed" ProgID="Unknown" ShapeID="_x0000_i1071" DrawAspect="Content" ObjectID="_1637852993" r:id="rId122"/>
        </w:object>
      </w:r>
      <w:r>
        <w:rPr>
          <w:rFonts w:hint="eastAsia"/>
        </w:rPr>
        <w:t>所维持的社交群组为</w:t>
      </w:r>
      <w:r w:rsidR="00AA462A">
        <w:rPr>
          <w:noProof/>
        </w:rPr>
        <w:object w:dxaOrig="260" w:dyaOrig="279" w14:anchorId="303A26EC">
          <v:shape id="_x0000_i1072" type="#_x0000_t75" alt="" style="width:12.8pt;height:12.8pt;mso-width-percent:0;mso-height-percent:0;mso-width-percent:0;mso-height-percent:0" o:ole="">
            <v:imagedata r:id="rId123" o:title=""/>
          </v:shape>
          <o:OLEObject Type="Embed" ProgID="Unknown" ShapeID="_x0000_i1072" DrawAspect="Content" ObjectID="_1637852994" r:id="rId124"/>
        </w:object>
      </w:r>
      <w:r>
        <w:rPr>
          <w:rFonts w:hint="eastAsia"/>
        </w:rPr>
        <w:t>。</w:t>
      </w:r>
    </w:p>
    <w:p w14:paraId="0DCC13A6" w14:textId="0AA8C658" w:rsidR="00642E23" w:rsidRDefault="00642E23" w:rsidP="00642E23">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.2.</w:t>
      </w:r>
      <w:r>
        <w:rPr>
          <w:rFonts w:ascii="宋体" w:eastAsia="宋体" w:hAnsi="宋体"/>
          <w:b w:val="0"/>
        </w:rPr>
        <w:t>7</w:t>
      </w:r>
      <w:r w:rsidRPr="007C197B">
        <w:rPr>
          <w:rFonts w:ascii="宋体" w:eastAsia="宋体" w:hAnsi="宋体"/>
          <w:b w:val="0"/>
        </w:rPr>
        <w:t xml:space="preserve"> </w:t>
      </w:r>
      <w:r>
        <w:rPr>
          <w:rFonts w:ascii="宋体" w:eastAsia="宋体" w:hAnsi="宋体" w:hint="eastAsia"/>
          <w:b w:val="0"/>
        </w:rPr>
        <w:t>网络拓扑的</w:t>
      </w:r>
      <w:proofErr w:type="gramStart"/>
      <w:r>
        <w:rPr>
          <w:rFonts w:ascii="宋体" w:eastAsia="宋体" w:hAnsi="宋体" w:hint="eastAsia"/>
          <w:b w:val="0"/>
        </w:rPr>
        <w:t>幂</w:t>
      </w:r>
      <w:proofErr w:type="gramEnd"/>
      <w:r>
        <w:rPr>
          <w:rFonts w:ascii="宋体" w:eastAsia="宋体" w:hAnsi="宋体" w:hint="eastAsia"/>
          <w:b w:val="0"/>
        </w:rPr>
        <w:t>率模型</w:t>
      </w:r>
    </w:p>
    <w:p w14:paraId="5C8B5CBB" w14:textId="7CF6ABB8" w:rsidR="001F4329" w:rsidRDefault="001F4329" w:rsidP="001F4329">
      <w:pPr>
        <w:ind w:firstLine="480"/>
      </w:pPr>
      <w:proofErr w:type="gramStart"/>
      <w:r>
        <w:rPr>
          <w:rFonts w:hint="eastAsia"/>
        </w:rPr>
        <w:t>幂</w:t>
      </w:r>
      <w:proofErr w:type="gramEnd"/>
      <w:r>
        <w:rPr>
          <w:rFonts w:hint="eastAsia"/>
        </w:rPr>
        <w:t>率分布适用于大尺度复杂空间交互系统，在无尺度网络连接和空间交互研究中通常采用此函数进行建模。对于离散型变量，如果变量</w:t>
      </w:r>
      <w:r w:rsidR="00AA462A" w:rsidRPr="009609C3">
        <w:rPr>
          <w:noProof/>
        </w:rPr>
        <w:object w:dxaOrig="279" w:dyaOrig="260" w14:anchorId="1FBAEE78">
          <v:shape id="_x0000_i1073" type="#_x0000_t75" alt="" style="width:12.8pt;height:12.8pt;mso-width-percent:0;mso-height-percent:0;mso-width-percent:0;mso-height-percent:0" o:ole="">
            <v:imagedata r:id="rId125" o:title=""/>
          </v:shape>
          <o:OLEObject Type="Embed" ProgID="Unknown" ShapeID="_x0000_i1073" DrawAspect="Content" ObjectID="_1637852995" r:id="rId126"/>
        </w:object>
      </w:r>
      <w:r w:rsidRPr="009609C3">
        <w:rPr>
          <w:rFonts w:hint="eastAsia"/>
        </w:rPr>
        <w:t>服从参数为</w:t>
      </w:r>
      <w:r w:rsidR="00AA462A">
        <w:rPr>
          <w:noProof/>
        </w:rPr>
        <w:object w:dxaOrig="200" w:dyaOrig="220" w14:anchorId="4F7BB92C">
          <v:shape id="_x0000_i1074" type="#_x0000_t75" alt="" style="width:9.8pt;height:11.3pt;mso-width-percent:0;mso-height-percent:0;mso-width-percent:0;mso-height-percent:0" o:ole="">
            <v:imagedata r:id="rId127" o:title=""/>
          </v:shape>
          <o:OLEObject Type="Embed" ProgID="Unknown" ShapeID="_x0000_i1074" DrawAspect="Content" ObjectID="_1637852996" r:id="rId128"/>
        </w:object>
      </w:r>
      <w:r>
        <w:rPr>
          <w:rFonts w:hint="eastAsia"/>
        </w:rPr>
        <w:t>的</w:t>
      </w:r>
      <w:proofErr w:type="gramStart"/>
      <w:r>
        <w:rPr>
          <w:rFonts w:hint="eastAsia"/>
        </w:rPr>
        <w:t>幂</w:t>
      </w:r>
      <w:proofErr w:type="gramEnd"/>
      <w:r>
        <w:rPr>
          <w:rFonts w:hint="eastAsia"/>
        </w:rPr>
        <w:t>率分布，其累积分布函数（</w:t>
      </w:r>
      <w:r>
        <w:rPr>
          <w:rFonts w:hint="eastAsia"/>
        </w:rPr>
        <w:t>CDF</w:t>
      </w:r>
      <w:r>
        <w:rPr>
          <w:rFonts w:hint="eastAsia"/>
        </w:rPr>
        <w:t>）为：</w:t>
      </w:r>
    </w:p>
    <w:p w14:paraId="697148A0" w14:textId="5C13F582" w:rsidR="001F4329" w:rsidRPr="005C37CC" w:rsidRDefault="005C37CC" w:rsidP="005C37CC">
      <w:pPr>
        <w:tabs>
          <w:tab w:val="center" w:pos="4150"/>
          <w:tab w:val="right" w:pos="10104"/>
        </w:tabs>
        <w:spacing w:line="240" w:lineRule="auto"/>
        <w:ind w:firstLineChars="0" w:firstLine="0"/>
      </w:pPr>
      <w:r>
        <w:tab/>
      </w:r>
      <w:r w:rsidR="00AA462A">
        <w:rPr>
          <w:noProof/>
        </w:rPr>
        <w:object w:dxaOrig="1640" w:dyaOrig="400" w14:anchorId="180726B9">
          <v:shape id="_x0000_i1075" type="#_x0000_t75" alt="" style="width:81.05pt;height:21.1pt;mso-width-percent:0;mso-height-percent:0;mso-width-percent:0;mso-height-percent:0" o:ole="">
            <v:imagedata r:id="rId129" o:title=""/>
          </v:shape>
          <o:OLEObject Type="Embed" ProgID="Unknown" ShapeID="_x0000_i1075" DrawAspect="Content" ObjectID="_1637852997" r:id="rId130"/>
        </w:object>
      </w:r>
      <w:r>
        <w:tab/>
        <w:t>(4)</w:t>
      </w:r>
    </w:p>
    <w:p w14:paraId="07CDC370" w14:textId="108D3DE2" w:rsidR="00642E23" w:rsidRPr="00642E23" w:rsidRDefault="001F4329" w:rsidP="001F4329">
      <w:pPr>
        <w:ind w:firstLineChars="0" w:firstLine="0"/>
      </w:pPr>
      <w:r>
        <w:rPr>
          <w:rFonts w:hint="eastAsia"/>
        </w:rPr>
        <w:t>在本系统中</w:t>
      </w:r>
      <w:r w:rsidR="00A4032B">
        <w:rPr>
          <w:rFonts w:hint="eastAsia"/>
        </w:rPr>
        <w:t>，参数</w:t>
      </w:r>
      <w:r w:rsidR="00AA462A">
        <w:rPr>
          <w:noProof/>
        </w:rPr>
        <w:object w:dxaOrig="499" w:dyaOrig="279" w14:anchorId="5D30A69A">
          <v:shape id="_x0000_i1076" type="#_x0000_t75" alt="" style="width:24.15pt;height:12.8pt;mso-width-percent:0;mso-height-percent:0;mso-width-percent:0;mso-height-percent:0" o:ole="">
            <v:imagedata r:id="rId131" o:title=""/>
          </v:shape>
          <o:OLEObject Type="Embed" ProgID="Unknown" ShapeID="_x0000_i1076" DrawAspect="Content" ObjectID="_1637852998" r:id="rId132"/>
        </w:object>
      </w:r>
      <w:r w:rsidR="00A4032B">
        <w:rPr>
          <w:rFonts w:hint="eastAsia"/>
        </w:rPr>
        <w:t>。</w:t>
      </w:r>
    </w:p>
    <w:p w14:paraId="3E819F61" w14:textId="6BF8F803" w:rsidR="00642E23" w:rsidRDefault="00642E23" w:rsidP="00642E23">
      <w:pPr>
        <w:pStyle w:val="af8"/>
        <w:numPr>
          <w:ilvl w:val="0"/>
          <w:numId w:val="4"/>
        </w:numPr>
        <w:ind w:firstLineChars="0"/>
      </w:pPr>
      <w:r w:rsidRPr="00642E23">
        <w:rPr>
          <w:rFonts w:hint="eastAsia"/>
        </w:rPr>
        <w:t>无尺度网络连接度</w:t>
      </w:r>
      <w:proofErr w:type="gramStart"/>
      <w:r w:rsidRPr="00642E23">
        <w:rPr>
          <w:rFonts w:hint="eastAsia"/>
        </w:rPr>
        <w:t>幂</w:t>
      </w:r>
      <w:proofErr w:type="gramEnd"/>
      <w:r w:rsidRPr="00642E23">
        <w:rPr>
          <w:rFonts w:hint="eastAsia"/>
        </w:rPr>
        <w:t>率模型</w:t>
      </w:r>
    </w:p>
    <w:p w14:paraId="61CCA684" w14:textId="03E84168" w:rsidR="00A4032B" w:rsidRDefault="00880744" w:rsidP="00A4032B">
      <w:pPr>
        <w:ind w:firstLine="480"/>
      </w:pPr>
      <w:r>
        <w:rPr>
          <w:rFonts w:hint="eastAsia"/>
        </w:rPr>
        <w:t>无尺度网络的节点度分布不均匀</w:t>
      </w:r>
      <w:r w:rsidR="00A4032B">
        <w:rPr>
          <w:rFonts w:hint="eastAsia"/>
        </w:rPr>
        <w:t>，即少数节点拥有极大的连接度，而其他节</w:t>
      </w:r>
      <w:r w:rsidR="00A4032B">
        <w:rPr>
          <w:rFonts w:hint="eastAsia"/>
        </w:rPr>
        <w:lastRenderedPageBreak/>
        <w:t>点的连接度较小。也就是说，随机抽取一个节点，它的度</w:t>
      </w:r>
      <w:r w:rsidR="00AA462A">
        <w:rPr>
          <w:noProof/>
        </w:rPr>
        <w:object w:dxaOrig="220" w:dyaOrig="279" w14:anchorId="57E907F3">
          <v:shape id="_x0000_i1077" type="#_x0000_t75" alt="" style="width:11.3pt;height:12.8pt;mso-width-percent:0;mso-height-percent:0;mso-width-percent:0;mso-height-percent:0" o:ole="">
            <v:imagedata r:id="rId133" o:title=""/>
          </v:shape>
          <o:OLEObject Type="Embed" ProgID="Unknown" ShapeID="_x0000_i1077" DrawAspect="Content" ObjectID="_1637852999" r:id="rId134"/>
        </w:object>
      </w:r>
      <w:r w:rsidR="00A4032B">
        <w:rPr>
          <w:rFonts w:hint="eastAsia"/>
        </w:rPr>
        <w:t>等于非负整数</w:t>
      </w:r>
      <w:r w:rsidR="00AA462A">
        <w:rPr>
          <w:noProof/>
        </w:rPr>
        <w:object w:dxaOrig="200" w:dyaOrig="260" w14:anchorId="79DB839A">
          <v:shape id="_x0000_i1078" type="#_x0000_t75" alt="" style="width:9.8pt;height:12.8pt;mso-width-percent:0;mso-height-percent:0;mso-width-percent:0;mso-height-percent:0" o:ole="">
            <v:imagedata r:id="rId135" o:title=""/>
          </v:shape>
          <o:OLEObject Type="Embed" ProgID="Unknown" ShapeID="_x0000_i1078" DrawAspect="Content" ObjectID="_1637853000" r:id="rId136"/>
        </w:object>
      </w:r>
      <w:r w:rsidR="00A4032B">
        <w:rPr>
          <w:rFonts w:hint="eastAsia"/>
        </w:rPr>
        <w:t>的概率为：</w:t>
      </w:r>
    </w:p>
    <w:p w14:paraId="3D8831EF" w14:textId="1EABC9BF" w:rsidR="00880744" w:rsidRPr="00F75FEA" w:rsidRDefault="00F75FEA" w:rsidP="00F75FEA">
      <w:pPr>
        <w:tabs>
          <w:tab w:val="center" w:pos="4150"/>
          <w:tab w:val="right" w:pos="10104"/>
        </w:tabs>
        <w:spacing w:line="240" w:lineRule="auto"/>
        <w:ind w:firstLineChars="0" w:firstLine="0"/>
      </w:pPr>
      <w:r>
        <w:tab/>
      </w:r>
      <w:r w:rsidR="00AA462A">
        <w:rPr>
          <w:noProof/>
        </w:rPr>
        <w:object w:dxaOrig="1540" w:dyaOrig="400" w14:anchorId="2E62BC25">
          <v:shape id="_x0000_i1079" type="#_x0000_t75" alt="" style="width:78.8pt;height:21.1pt;mso-width-percent:0;mso-height-percent:0;mso-width-percent:0;mso-height-percent:0" o:ole="">
            <v:imagedata r:id="rId137" o:title=""/>
          </v:shape>
          <o:OLEObject Type="Embed" ProgID="Unknown" ShapeID="_x0000_i1079" DrawAspect="Content" ObjectID="_1637853001" r:id="rId138"/>
        </w:object>
      </w:r>
      <w:r>
        <w:tab/>
        <w:t>(5)</w:t>
      </w:r>
    </w:p>
    <w:p w14:paraId="0A3BD87F" w14:textId="117944D2" w:rsidR="00A4032B" w:rsidRDefault="00A4032B" w:rsidP="00A4032B">
      <w:pPr>
        <w:ind w:firstLine="480"/>
      </w:pPr>
      <w:r>
        <w:rPr>
          <w:rFonts w:hint="eastAsia"/>
        </w:rPr>
        <w:t>假</w:t>
      </w:r>
      <w:r w:rsidRPr="00346A4C">
        <w:rPr>
          <w:rFonts w:hint="eastAsia"/>
        </w:rPr>
        <w:t>设源节点</w:t>
      </w:r>
      <w:r w:rsidR="00AA462A">
        <w:rPr>
          <w:noProof/>
        </w:rPr>
        <w:object w:dxaOrig="220" w:dyaOrig="279" w14:anchorId="15D0CD58">
          <v:shape id="_x0000_i1080" type="#_x0000_t75" alt="" style="width:11.3pt;height:12.8pt;mso-width-percent:0;mso-height-percent:0;mso-width-percent:0;mso-height-percent:0" o:ole="">
            <v:imagedata r:id="rId118" o:title=""/>
          </v:shape>
          <o:OLEObject Type="Embed" ProgID="Unknown" ShapeID="_x0000_i1080" DrawAspect="Content" ObjectID="_1637853002" r:id="rId139"/>
        </w:object>
      </w:r>
      <w:r>
        <w:rPr>
          <w:rFonts w:hint="eastAsia"/>
        </w:rPr>
        <w:t>的</w:t>
      </w:r>
      <w:r w:rsidRPr="00346A4C">
        <w:rPr>
          <w:rFonts w:hint="eastAsia"/>
        </w:rPr>
        <w:t>社交</w:t>
      </w:r>
      <w:r>
        <w:rPr>
          <w:rFonts w:hint="eastAsia"/>
        </w:rPr>
        <w:t>群组</w:t>
      </w:r>
      <w:r w:rsidR="00AA462A">
        <w:rPr>
          <w:noProof/>
        </w:rPr>
        <w:object w:dxaOrig="260" w:dyaOrig="279" w14:anchorId="6333FF4B">
          <v:shape id="_x0000_i1081" type="#_x0000_t75" alt="" style="width:12.8pt;height:12.8pt;mso-width-percent:0;mso-height-percent:0;mso-width-percent:0;mso-height-percent:0" o:ole="">
            <v:imagedata r:id="rId123" o:title=""/>
          </v:shape>
          <o:OLEObject Type="Embed" ProgID="Unknown" ShapeID="_x0000_i1081" DrawAspect="Content" ObjectID="_1637853003" r:id="rId140"/>
        </w:object>
      </w:r>
      <w:r w:rsidRPr="00346A4C">
        <w:rPr>
          <w:rFonts w:hint="eastAsia"/>
        </w:rPr>
        <w:t>的</w:t>
      </w:r>
      <w:r>
        <w:rPr>
          <w:rFonts w:hint="eastAsia"/>
        </w:rPr>
        <w:t>节点</w:t>
      </w:r>
      <w:r w:rsidRPr="00346A4C">
        <w:rPr>
          <w:rFonts w:hint="eastAsia"/>
        </w:rPr>
        <w:t>数量是一个随机变量</w:t>
      </w:r>
      <w:r w:rsidR="00AA462A">
        <w:rPr>
          <w:noProof/>
        </w:rPr>
        <w:object w:dxaOrig="240" w:dyaOrig="320" w14:anchorId="07C180E6">
          <v:shape id="_x0000_i1082" type="#_x0000_t75" alt="" style="width:12.05pt;height:16.6pt;mso-width-percent:0;mso-height-percent:0;mso-width-percent:0;mso-height-percent:0" o:ole="">
            <v:imagedata r:id="rId141" o:title=""/>
          </v:shape>
          <o:OLEObject Type="Embed" ProgID="Unknown" ShapeID="_x0000_i1082" DrawAspect="Content" ObjectID="_1637853004" r:id="rId142"/>
        </w:object>
      </w:r>
      <w:r>
        <w:rPr>
          <w:rFonts w:hint="eastAsia"/>
        </w:rPr>
        <w:t>，那么</w:t>
      </w:r>
      <w:r w:rsidR="00AA462A">
        <w:rPr>
          <w:noProof/>
        </w:rPr>
        <w:object w:dxaOrig="260" w:dyaOrig="279" w14:anchorId="2CDB0DAE">
          <v:shape id="_x0000_i1083" type="#_x0000_t75" alt="" style="width:12.8pt;height:12.8pt;mso-width-percent:0;mso-height-percent:0;mso-width-percent:0;mso-height-percent:0" o:ole="">
            <v:imagedata r:id="rId123" o:title=""/>
          </v:shape>
          <o:OLEObject Type="Embed" ProgID="Unknown" ShapeID="_x0000_i1083" DrawAspect="Content" ObjectID="_1637853005" r:id="rId143"/>
        </w:object>
      </w:r>
      <w:r>
        <w:rPr>
          <w:rFonts w:hint="eastAsia"/>
        </w:rPr>
        <w:t>拥有</w:t>
      </w:r>
      <w:r w:rsidR="00AA462A">
        <w:rPr>
          <w:noProof/>
        </w:rPr>
        <w:object w:dxaOrig="2000" w:dyaOrig="400" w14:anchorId="37B54120">
          <v:shape id="_x0000_i1084" type="#_x0000_t75" alt="" style="width:100.65pt;height:21.1pt;mso-width-percent:0;mso-height-percent:0;mso-width-percent:0;mso-height-percent:0" o:ole="">
            <v:imagedata r:id="rId144" o:title=""/>
          </v:shape>
          <o:OLEObject Type="Embed" ProgID="Unknown" ShapeID="_x0000_i1084" DrawAspect="Content" ObjectID="_1637853006" r:id="rId145"/>
        </w:object>
      </w:r>
      <w:proofErr w:type="gramStart"/>
      <w:r>
        <w:rPr>
          <w:rFonts w:hint="eastAsia"/>
        </w:rPr>
        <w:t>个</w:t>
      </w:r>
      <w:proofErr w:type="gramEnd"/>
      <w:r>
        <w:rPr>
          <w:rFonts w:hint="eastAsia"/>
        </w:rPr>
        <w:t>成员</w:t>
      </w:r>
      <w:r w:rsidRPr="00346A4C">
        <w:rPr>
          <w:rFonts w:hint="eastAsia"/>
        </w:rPr>
        <w:t>的概率为：</w:t>
      </w:r>
    </w:p>
    <w:p w14:paraId="068F2D14" w14:textId="450C828D" w:rsidR="00880744" w:rsidRPr="00F75FEA" w:rsidRDefault="00F75FEA" w:rsidP="00F75FEA">
      <w:pPr>
        <w:tabs>
          <w:tab w:val="center" w:pos="4150"/>
          <w:tab w:val="right" w:pos="10104"/>
        </w:tabs>
        <w:spacing w:line="240" w:lineRule="auto"/>
        <w:ind w:firstLineChars="0" w:firstLine="0"/>
      </w:pPr>
      <w:r>
        <w:tab/>
      </w:r>
      <w:r w:rsidR="00AA462A">
        <w:rPr>
          <w:noProof/>
        </w:rPr>
        <w:object w:dxaOrig="2180" w:dyaOrig="820" w14:anchorId="20C290B7">
          <v:shape id="_x0000_i1085" type="#_x0000_t75" alt="" style="width:109.7pt;height:40.35pt;mso-width-percent:0;mso-height-percent:0;mso-width-percent:0;mso-height-percent:0" o:ole="">
            <v:imagedata r:id="rId146" o:title=""/>
          </v:shape>
          <o:OLEObject Type="Embed" ProgID="Unknown" ShapeID="_x0000_i1085" DrawAspect="Content" ObjectID="_1637853007" r:id="rId147"/>
        </w:object>
      </w:r>
      <w:r>
        <w:tab/>
        <w:t>(6)</w:t>
      </w:r>
    </w:p>
    <w:p w14:paraId="494F6F0B" w14:textId="249F6FBA" w:rsidR="00A4032B" w:rsidRDefault="00A4032B" w:rsidP="00880744">
      <w:pPr>
        <w:spacing w:line="240" w:lineRule="auto"/>
        <w:ind w:firstLineChars="0" w:firstLine="0"/>
      </w:pPr>
      <w:r w:rsidRPr="004C6982">
        <w:rPr>
          <w:rFonts w:hint="eastAsia"/>
        </w:rPr>
        <w:t>其中</w:t>
      </w:r>
      <w:r>
        <w:rPr>
          <w:rFonts w:hint="eastAsia"/>
        </w:rPr>
        <w:t>参数</w:t>
      </w:r>
      <w:r w:rsidR="00AA462A">
        <w:rPr>
          <w:noProof/>
        </w:rPr>
        <w:object w:dxaOrig="200" w:dyaOrig="260" w14:anchorId="5BC47B76">
          <v:shape id="_x0000_i1086" type="#_x0000_t75" alt="" style="width:9.8pt;height:12.8pt;mso-width-percent:0;mso-height-percent:0;mso-width-percent:0;mso-height-percent:0" o:ole="">
            <v:imagedata r:id="rId148" o:title=""/>
          </v:shape>
          <o:OLEObject Type="Embed" ProgID="Unknown" ShapeID="_x0000_i1086" DrawAspect="Content" ObjectID="_1637853008" r:id="rId149"/>
        </w:object>
      </w:r>
      <w:r>
        <w:rPr>
          <w:rFonts w:hint="eastAsia"/>
        </w:rPr>
        <w:t>反映网络的稀疏程度。</w:t>
      </w:r>
    </w:p>
    <w:p w14:paraId="2A433547" w14:textId="6C23686E" w:rsidR="00A4032B" w:rsidRDefault="00A4032B" w:rsidP="00642E23">
      <w:pPr>
        <w:pStyle w:val="af8"/>
        <w:numPr>
          <w:ilvl w:val="0"/>
          <w:numId w:val="4"/>
        </w:numPr>
        <w:ind w:firstLineChars="0"/>
      </w:pPr>
      <w:r w:rsidRPr="00A4032B">
        <w:rPr>
          <w:rFonts w:hint="eastAsia"/>
        </w:rPr>
        <w:t>基于距离的社交群组构建</w:t>
      </w:r>
    </w:p>
    <w:p w14:paraId="7A3418BE" w14:textId="550289AC" w:rsidR="00FC21C0" w:rsidRDefault="00BE7405" w:rsidP="00A4032B">
      <w:pPr>
        <w:ind w:firstLineChars="0" w:firstLine="420"/>
      </w:pPr>
      <w:r>
        <w:rPr>
          <w:rFonts w:hint="eastAsia"/>
        </w:rPr>
        <w:t>设</w:t>
      </w:r>
      <w:r w:rsidR="00AA462A">
        <w:rPr>
          <w:noProof/>
        </w:rPr>
        <w:object w:dxaOrig="220" w:dyaOrig="360" w14:anchorId="0C88D40F">
          <v:shape id="_x0000_i1087" type="#_x0000_t75" alt="" style="width:11.3pt;height:18.1pt;mso-width-percent:0;mso-height-percent:0;mso-width-percent:0;mso-height-percent:0" o:ole="">
            <v:imagedata r:id="rId150" o:title=""/>
          </v:shape>
          <o:OLEObject Type="Embed" ProgID="Unknown" ShapeID="_x0000_i1087" DrawAspect="Content" ObjectID="_1637853009" r:id="rId151"/>
        </w:object>
      </w:r>
      <w:r>
        <w:rPr>
          <w:rFonts w:hint="eastAsia"/>
        </w:rPr>
        <w:t>为网络中除</w:t>
      </w:r>
      <w:r w:rsidR="00AA462A">
        <w:rPr>
          <w:noProof/>
        </w:rPr>
        <w:object w:dxaOrig="220" w:dyaOrig="279" w14:anchorId="3FDCB0D9">
          <v:shape id="_x0000_i1088" type="#_x0000_t75" alt="" style="width:11.3pt;height:12.8pt;mso-width-percent:0;mso-height-percent:0;mso-width-percent:0;mso-height-percent:0" o:ole="">
            <v:imagedata r:id="rId118" o:title=""/>
          </v:shape>
          <o:OLEObject Type="Embed" ProgID="Unknown" ShapeID="_x0000_i1088" DrawAspect="Content" ObjectID="_1637853010" r:id="rId152"/>
        </w:object>
      </w:r>
      <w:r>
        <w:rPr>
          <w:rFonts w:hint="eastAsia"/>
        </w:rPr>
        <w:t>外随机选取的一个节点</w:t>
      </w:r>
      <w:r w:rsidR="007902A3">
        <w:rPr>
          <w:rFonts w:hint="eastAsia"/>
        </w:rPr>
        <w:t>，</w:t>
      </w:r>
      <w:r w:rsidR="00AA462A">
        <w:rPr>
          <w:noProof/>
        </w:rPr>
        <w:object w:dxaOrig="240" w:dyaOrig="360" w14:anchorId="519B4F26">
          <v:shape id="_x0000_i1089" type="#_x0000_t75" alt="" style="width:12.05pt;height:18.1pt;mso-width-percent:0;mso-height-percent:0;mso-width-percent:0;mso-height-percent:0" o:ole="">
            <v:imagedata r:id="rId153" o:title=""/>
          </v:shape>
          <o:OLEObject Type="Embed" ProgID="Unknown" ShapeID="_x0000_i1089" DrawAspect="Content" ObjectID="_1637853011" r:id="rId154"/>
        </w:object>
      </w:r>
      <w:r w:rsidR="007802B6" w:rsidRPr="007802B6">
        <w:rPr>
          <w:rFonts w:hint="eastAsia"/>
        </w:rPr>
        <w:t>是</w:t>
      </w:r>
      <w:r w:rsidR="00AA462A">
        <w:rPr>
          <w:noProof/>
        </w:rPr>
        <w:object w:dxaOrig="220" w:dyaOrig="279" w14:anchorId="2E782E6E">
          <v:shape id="_x0000_i1090" type="#_x0000_t75" alt="" style="width:11.3pt;height:12.8pt;mso-width-percent:0;mso-height-percent:0;mso-width-percent:0;mso-height-percent:0" o:ole="">
            <v:imagedata r:id="rId118" o:title=""/>
          </v:shape>
          <o:OLEObject Type="Embed" ProgID="Unknown" ShapeID="_x0000_i1090" DrawAspect="Content" ObjectID="_1637853012" r:id="rId155"/>
        </w:object>
      </w:r>
      <w:r w:rsidR="007802B6" w:rsidRPr="007802B6">
        <w:rPr>
          <w:rFonts w:hint="eastAsia"/>
        </w:rPr>
        <w:t>与节点</w:t>
      </w:r>
      <w:r w:rsidR="00AA462A">
        <w:rPr>
          <w:noProof/>
        </w:rPr>
        <w:object w:dxaOrig="220" w:dyaOrig="360" w14:anchorId="06AA9254">
          <v:shape id="_x0000_i1091" type="#_x0000_t75" alt="" style="width:11.3pt;height:18.1pt;mso-width-percent:0;mso-height-percent:0;mso-width-percent:0;mso-height-percent:0" o:ole="">
            <v:imagedata r:id="rId150" o:title=""/>
          </v:shape>
          <o:OLEObject Type="Embed" ProgID="Unknown" ShapeID="_x0000_i1091" DrawAspect="Content" ObjectID="_1637853013" r:id="rId156"/>
        </w:object>
      </w:r>
      <w:r w:rsidR="007802B6" w:rsidRPr="007802B6">
        <w:rPr>
          <w:rFonts w:hint="eastAsia"/>
        </w:rPr>
        <w:t>之间的距离</w:t>
      </w:r>
      <w:r w:rsidR="007902A3">
        <w:rPr>
          <w:rFonts w:hint="eastAsia"/>
        </w:rPr>
        <w:t>。那么</w:t>
      </w:r>
      <w:r w:rsidR="00AA462A">
        <w:rPr>
          <w:noProof/>
        </w:rPr>
        <w:object w:dxaOrig="220" w:dyaOrig="360" w14:anchorId="5CFFD0BF">
          <v:shape id="_x0000_i1092" type="#_x0000_t75" alt="" style="width:11.3pt;height:18.1pt;mso-width-percent:0;mso-height-percent:0;mso-width-percent:0;mso-height-percent:0" o:ole="">
            <v:imagedata r:id="rId150" o:title=""/>
          </v:shape>
          <o:OLEObject Type="Embed" ProgID="Unknown" ShapeID="_x0000_i1092" DrawAspect="Content" ObjectID="_1637853014" r:id="rId157"/>
        </w:object>
      </w:r>
      <w:r w:rsidR="007902A3" w:rsidRPr="00880744">
        <w:rPr>
          <w:rFonts w:hint="eastAsia"/>
        </w:rPr>
        <w:t>为</w:t>
      </w:r>
      <w:r w:rsidR="00AA462A">
        <w:rPr>
          <w:noProof/>
        </w:rPr>
        <w:object w:dxaOrig="220" w:dyaOrig="279" w14:anchorId="56228F58">
          <v:shape id="_x0000_i1093" type="#_x0000_t75" alt="" style="width:11.3pt;height:12.8pt;mso-width-percent:0;mso-height-percent:0;mso-width-percent:0;mso-height-percent:0" o:ole="">
            <v:imagedata r:id="rId118" o:title=""/>
          </v:shape>
          <o:OLEObject Type="Embed" ProgID="Unknown" ShapeID="_x0000_i1093" DrawAspect="Content" ObjectID="_1637853015" r:id="rId158"/>
        </w:object>
      </w:r>
      <w:r w:rsidR="007902A3">
        <w:rPr>
          <w:rFonts w:hint="eastAsia"/>
        </w:rPr>
        <w:t>的目的节点的概率</w:t>
      </w:r>
      <w:r w:rsidR="00FC21C0">
        <w:rPr>
          <w:rFonts w:hint="eastAsia"/>
        </w:rPr>
        <w:t>遵循基于距离的</w:t>
      </w:r>
      <w:proofErr w:type="gramStart"/>
      <w:r w:rsidR="00FC21C0">
        <w:rPr>
          <w:rFonts w:hint="eastAsia"/>
        </w:rPr>
        <w:t>幂</w:t>
      </w:r>
      <w:proofErr w:type="gramEnd"/>
      <w:r w:rsidR="00FC21C0">
        <w:rPr>
          <w:rFonts w:hint="eastAsia"/>
        </w:rPr>
        <w:t>率分布，即</w:t>
      </w:r>
    </w:p>
    <w:p w14:paraId="13DF2581" w14:textId="2E84B9DA" w:rsidR="009609C3" w:rsidRPr="00F75FEA" w:rsidRDefault="00F75FEA" w:rsidP="00F75FEA">
      <w:pPr>
        <w:tabs>
          <w:tab w:val="center" w:pos="4150"/>
          <w:tab w:val="right" w:pos="10104"/>
        </w:tabs>
        <w:spacing w:line="240" w:lineRule="auto"/>
        <w:ind w:firstLineChars="0" w:firstLine="0"/>
      </w:pPr>
      <w:r>
        <w:tab/>
      </w:r>
      <w:r w:rsidR="00AA462A">
        <w:rPr>
          <w:noProof/>
        </w:rPr>
        <w:object w:dxaOrig="1660" w:dyaOrig="400" w14:anchorId="3F69E3CC">
          <v:shape id="_x0000_i1094" type="#_x0000_t75" alt="" style="width:83.3pt;height:21.1pt;mso-width-percent:0;mso-height-percent:0;mso-width-percent:0;mso-height-percent:0" o:ole="">
            <v:imagedata r:id="rId159" o:title=""/>
          </v:shape>
          <o:OLEObject Type="Embed" ProgID="Unknown" ShapeID="_x0000_i1094" DrawAspect="Content" ObjectID="_1637853016" r:id="rId160"/>
        </w:object>
      </w:r>
      <w:r>
        <w:tab/>
        <w:t>(7)</w:t>
      </w:r>
    </w:p>
    <w:p w14:paraId="349157FD" w14:textId="68493BE4" w:rsidR="007902A3" w:rsidRDefault="00FC21C0" w:rsidP="00FC21C0">
      <w:pPr>
        <w:ind w:firstLineChars="0" w:firstLine="0"/>
      </w:pPr>
      <w:r w:rsidRPr="00FC21C0">
        <w:rPr>
          <w:rFonts w:hint="eastAsia"/>
        </w:rPr>
        <w:t>其中</w:t>
      </w:r>
      <w:r w:rsidR="00AA462A">
        <w:rPr>
          <w:noProof/>
        </w:rPr>
        <w:object w:dxaOrig="240" w:dyaOrig="220" w14:anchorId="549882F0">
          <v:shape id="_x0000_i1095" type="#_x0000_t75" alt="" style="width:12.05pt;height:11.3pt;mso-width-percent:0;mso-height-percent:0;mso-width-percent:0;mso-height-percent:0" o:ole="">
            <v:imagedata r:id="rId161" o:title=""/>
          </v:shape>
          <o:OLEObject Type="Embed" ProgID="Unknown" ShapeID="_x0000_i1095" DrawAspect="Content" ObjectID="_1637853017" r:id="rId162"/>
        </w:object>
      </w:r>
      <w:r w:rsidRPr="009609C3">
        <w:rPr>
          <w:rFonts w:hint="eastAsia"/>
        </w:rPr>
        <w:t>为</w:t>
      </w:r>
      <w:proofErr w:type="gramStart"/>
      <w:r w:rsidRPr="009609C3">
        <w:rPr>
          <w:rFonts w:hint="eastAsia"/>
        </w:rPr>
        <w:t>幂</w:t>
      </w:r>
      <w:proofErr w:type="gramEnd"/>
      <w:r w:rsidRPr="009609C3">
        <w:rPr>
          <w:rFonts w:hint="eastAsia"/>
        </w:rPr>
        <w:t>率</w:t>
      </w:r>
      <w:r>
        <w:rPr>
          <w:rFonts w:hint="eastAsia"/>
        </w:rPr>
        <w:t>参数，</w:t>
      </w:r>
      <w:r w:rsidRPr="00FC21C0">
        <w:rPr>
          <w:rFonts w:hint="eastAsia"/>
        </w:rPr>
        <w:t>代表网络</w:t>
      </w:r>
      <w:r w:rsidR="004C6982">
        <w:rPr>
          <w:rFonts w:hint="eastAsia"/>
        </w:rPr>
        <w:t>群组</w:t>
      </w:r>
      <w:r w:rsidRPr="00FC21C0">
        <w:rPr>
          <w:rFonts w:hint="eastAsia"/>
        </w:rPr>
        <w:t>集中度</w:t>
      </w:r>
      <w:r>
        <w:rPr>
          <w:rFonts w:hint="eastAsia"/>
        </w:rPr>
        <w:t>的大小。</w:t>
      </w:r>
    </w:p>
    <w:p w14:paraId="7FA0178B" w14:textId="1E0FAEE1" w:rsidR="007902A3" w:rsidRDefault="00FC21C0" w:rsidP="009609C3">
      <w:pPr>
        <w:spacing w:line="240" w:lineRule="auto"/>
        <w:ind w:firstLine="480"/>
      </w:pPr>
      <w:r w:rsidRPr="00FC21C0">
        <w:rPr>
          <w:rFonts w:hint="eastAsia"/>
        </w:rPr>
        <w:t>选择目的节点是一个独立同分布（</w:t>
      </w:r>
      <w:proofErr w:type="spellStart"/>
      <w:r w:rsidRPr="00FC21C0">
        <w:rPr>
          <w:rFonts w:hint="eastAsia"/>
        </w:rPr>
        <w:t>i.i.d</w:t>
      </w:r>
      <w:proofErr w:type="spellEnd"/>
      <w:r w:rsidRPr="00FC21C0">
        <w:rPr>
          <w:rFonts w:hint="eastAsia"/>
        </w:rPr>
        <w:t>.</w:t>
      </w:r>
      <w:r w:rsidRPr="00FC21C0">
        <w:rPr>
          <w:rFonts w:hint="eastAsia"/>
        </w:rPr>
        <w:t>）的过程。</w:t>
      </w:r>
      <w:r w:rsidRPr="00FC21C0">
        <w:rPr>
          <w:rFonts w:hint="eastAsia"/>
        </w:rPr>
        <w:t xml:space="preserve"> </w:t>
      </w:r>
      <w:r w:rsidRPr="00FC21C0">
        <w:rPr>
          <w:rFonts w:hint="eastAsia"/>
        </w:rPr>
        <w:t>因此，</w:t>
      </w:r>
      <w:r w:rsidR="00AA462A">
        <w:rPr>
          <w:noProof/>
        </w:rPr>
        <w:object w:dxaOrig="260" w:dyaOrig="279" w14:anchorId="6CABA792">
          <v:shape id="_x0000_i1096" type="#_x0000_t75" alt="" style="width:12.8pt;height:12.8pt;mso-width-percent:0;mso-height-percent:0;mso-width-percent:0;mso-height-percent:0" o:ole="">
            <v:imagedata r:id="rId123" o:title=""/>
          </v:shape>
          <o:OLEObject Type="Embed" ProgID="Unknown" ShapeID="_x0000_i1096" DrawAspect="Content" ObjectID="_1637853018" r:id="rId163"/>
        </w:object>
      </w:r>
      <w:r>
        <w:rPr>
          <w:rFonts w:hint="eastAsia"/>
        </w:rPr>
        <w:t>为</w:t>
      </w:r>
      <w:r w:rsidR="009609C3">
        <w:rPr>
          <w:rFonts w:hint="eastAsia"/>
        </w:rPr>
        <w:t>特定一组</w:t>
      </w:r>
      <w:r w:rsidRPr="00FC21C0">
        <w:rPr>
          <w:rFonts w:hint="eastAsia"/>
        </w:rPr>
        <w:t>节点</w:t>
      </w:r>
      <w:r w:rsidR="00AA462A">
        <w:rPr>
          <w:noProof/>
        </w:rPr>
        <w:object w:dxaOrig="1320" w:dyaOrig="400" w14:anchorId="75F4495A">
          <v:shape id="_x0000_i1097" type="#_x0000_t75" alt="" style="width:65.2pt;height:21.1pt;mso-width-percent:0;mso-height-percent:0;mso-width-percent:0;mso-height-percent:0" o:ole="">
            <v:imagedata r:id="rId164" o:title=""/>
          </v:shape>
          <o:OLEObject Type="Embed" ProgID="Unknown" ShapeID="_x0000_i1097" DrawAspect="Content" ObjectID="_1637853019" r:id="rId165"/>
        </w:object>
      </w:r>
      <w:r w:rsidRPr="00FC21C0">
        <w:rPr>
          <w:rFonts w:hint="eastAsia"/>
        </w:rPr>
        <w:t>的</w:t>
      </w:r>
      <w:r>
        <w:rPr>
          <w:rFonts w:hint="eastAsia"/>
        </w:rPr>
        <w:t>集合</w:t>
      </w:r>
      <w:r w:rsidR="009609C3">
        <w:rPr>
          <w:rFonts w:hint="eastAsia"/>
        </w:rPr>
        <w:t>，即</w:t>
      </w:r>
      <w:r w:rsidR="00AA462A">
        <w:rPr>
          <w:noProof/>
        </w:rPr>
        <w:object w:dxaOrig="1960" w:dyaOrig="480" w14:anchorId="349E1C4B">
          <v:shape id="_x0000_i1098" type="#_x0000_t75" alt="" style="width:98.4pt;height:24.15pt;mso-width-percent:0;mso-height-percent:0;mso-width-percent:0;mso-height-percent:0" o:ole="">
            <v:imagedata r:id="rId166" o:title=""/>
          </v:shape>
          <o:OLEObject Type="Embed" ProgID="Unknown" ShapeID="_x0000_i1098" DrawAspect="Content" ObjectID="_1637853020" r:id="rId167"/>
        </w:object>
      </w:r>
      <w:r w:rsidR="009609C3">
        <w:rPr>
          <w:rFonts w:hint="eastAsia"/>
        </w:rPr>
        <w:t>的</w:t>
      </w:r>
      <w:r w:rsidR="009609C3" w:rsidRPr="00FC21C0">
        <w:rPr>
          <w:rFonts w:hint="eastAsia"/>
        </w:rPr>
        <w:t>概率</w:t>
      </w:r>
      <w:r w:rsidRPr="00FC21C0">
        <w:rPr>
          <w:rFonts w:hint="eastAsia"/>
        </w:rPr>
        <w:t>是：</w:t>
      </w:r>
    </w:p>
    <w:p w14:paraId="47094130" w14:textId="7E263441" w:rsidR="009609C3" w:rsidRPr="00F75FEA" w:rsidRDefault="00F75FEA" w:rsidP="00F75FEA">
      <w:pPr>
        <w:tabs>
          <w:tab w:val="center" w:pos="4150"/>
          <w:tab w:val="right" w:pos="10104"/>
        </w:tabs>
        <w:spacing w:line="240" w:lineRule="auto"/>
        <w:ind w:firstLineChars="0" w:firstLine="0"/>
      </w:pPr>
      <w:r>
        <w:tab/>
      </w:r>
      <w:r w:rsidR="00AA462A">
        <w:rPr>
          <w:noProof/>
        </w:rPr>
        <w:object w:dxaOrig="4940" w:dyaOrig="880" w14:anchorId="1FC89FDF">
          <v:shape id="_x0000_i1099" type="#_x0000_t75" alt="" style="width:246.9pt;height:44.1pt;mso-width-percent:0;mso-height-percent:0;mso-width-percent:0;mso-height-percent:0" o:ole="">
            <v:imagedata r:id="rId168" o:title=""/>
          </v:shape>
          <o:OLEObject Type="Embed" ProgID="Unknown" ShapeID="_x0000_i1099" DrawAspect="Content" ObjectID="_1637853021" r:id="rId169"/>
        </w:object>
      </w:r>
      <w:r>
        <w:tab/>
        <w:t>(8)</w:t>
      </w:r>
    </w:p>
    <w:p w14:paraId="648F57C1" w14:textId="77777777" w:rsidR="00D77446" w:rsidRDefault="00D77446" w:rsidP="00FC21C0">
      <w:pPr>
        <w:ind w:firstLineChars="0" w:firstLine="0"/>
      </w:pPr>
      <w:r>
        <w:rPr>
          <w:rFonts w:hint="eastAsia"/>
        </w:rPr>
        <w:t>其</w:t>
      </w:r>
      <w:r w:rsidRPr="00D77446">
        <w:rPr>
          <w:rFonts w:hint="eastAsia"/>
        </w:rPr>
        <w:t>分母是</w:t>
      </w:r>
      <w:r>
        <w:rPr>
          <w:rFonts w:hint="eastAsia"/>
        </w:rPr>
        <w:t>一个</w:t>
      </w:r>
      <w:r w:rsidRPr="00D77446">
        <w:rPr>
          <w:rFonts w:hint="eastAsia"/>
        </w:rPr>
        <w:t>基本对称多项式，可以表示为</w:t>
      </w:r>
    </w:p>
    <w:p w14:paraId="265ABE91" w14:textId="77F8FE52" w:rsidR="00D77446" w:rsidRDefault="00F75FEA" w:rsidP="00F75FEA">
      <w:pPr>
        <w:tabs>
          <w:tab w:val="center" w:pos="4150"/>
          <w:tab w:val="right" w:pos="10104"/>
        </w:tabs>
        <w:spacing w:line="240" w:lineRule="auto"/>
        <w:ind w:firstLineChars="0" w:firstLine="0"/>
      </w:pPr>
      <w:r>
        <w:tab/>
      </w:r>
      <w:r w:rsidR="00AA462A">
        <w:rPr>
          <w:noProof/>
        </w:rPr>
        <w:object w:dxaOrig="3280" w:dyaOrig="460" w14:anchorId="13CF281F">
          <v:shape id="_x0000_i1100" type="#_x0000_t75" alt="" style="width:164.35pt;height:22.6pt;mso-width-percent:0;mso-height-percent:0;mso-width-percent:0;mso-height-percent:0" o:ole="">
            <v:imagedata r:id="rId170" o:title=""/>
          </v:shape>
          <o:OLEObject Type="Embed" ProgID="Unknown" ShapeID="_x0000_i1100" DrawAspect="Content" ObjectID="_1637853022" r:id="rId171"/>
        </w:object>
      </w:r>
      <w:r>
        <w:tab/>
        <w:t>(9)</w:t>
      </w:r>
    </w:p>
    <w:p w14:paraId="6F2939E6" w14:textId="3EAE7E37" w:rsidR="00D77446" w:rsidRDefault="00AA462A" w:rsidP="009609C3">
      <w:pPr>
        <w:spacing w:line="240" w:lineRule="auto"/>
        <w:ind w:firstLineChars="0" w:firstLine="0"/>
      </w:pPr>
      <w:r>
        <w:rPr>
          <w:noProof/>
        </w:rPr>
        <w:object w:dxaOrig="2240" w:dyaOrig="440" w14:anchorId="037B139D">
          <v:shape id="_x0000_i1101" type="#_x0000_t75" alt="" style="width:111.95pt;height:22.6pt;mso-width-percent:0;mso-height-percent:0;mso-width-percent:0;mso-height-percent:0" o:ole="">
            <v:imagedata r:id="rId172" o:title=""/>
          </v:shape>
          <o:OLEObject Type="Embed" ProgID="Unknown" ShapeID="_x0000_i1101" DrawAspect="Content" ObjectID="_1637853023" r:id="rId173"/>
        </w:object>
      </w:r>
      <w:r w:rsidR="00D77446" w:rsidRPr="009609C3">
        <w:rPr>
          <w:rFonts w:hint="eastAsia"/>
        </w:rPr>
        <w:t>是一个</w:t>
      </w:r>
      <w:r>
        <w:rPr>
          <w:noProof/>
        </w:rPr>
        <w:object w:dxaOrig="200" w:dyaOrig="220" w14:anchorId="3CBE0586">
          <v:shape id="_x0000_i1102" type="#_x0000_t75" alt="" style="width:9.8pt;height:11.3pt;mso-width-percent:0;mso-height-percent:0;mso-width-percent:0;mso-height-percent:0" o:ole="">
            <v:imagedata r:id="rId174" o:title=""/>
          </v:shape>
          <o:OLEObject Type="Embed" ProgID="Unknown" ShapeID="_x0000_i1102" DrawAspect="Content" ObjectID="_1637853024" r:id="rId175"/>
        </w:object>
      </w:r>
      <w:r w:rsidR="00D77446" w:rsidRPr="009609C3">
        <w:rPr>
          <w:rFonts w:hint="eastAsia"/>
        </w:rPr>
        <w:t>维向量</w:t>
      </w:r>
      <w:r w:rsidR="00D77446" w:rsidRPr="00D77446">
        <w:rPr>
          <w:rFonts w:hint="eastAsia"/>
        </w:rPr>
        <w:t>。</w:t>
      </w:r>
    </w:p>
    <w:p w14:paraId="3F295328" w14:textId="451B23F3" w:rsidR="00FC21C0" w:rsidRDefault="00D77446" w:rsidP="00D77446">
      <w:pPr>
        <w:ind w:firstLine="480"/>
      </w:pPr>
      <w:r w:rsidRPr="00D77446">
        <w:rPr>
          <w:rFonts w:hint="eastAsia"/>
        </w:rPr>
        <w:t>计算所有组合的</w:t>
      </w:r>
      <w:r>
        <w:rPr>
          <w:rFonts w:hint="eastAsia"/>
        </w:rPr>
        <w:t>情况可以得出</w:t>
      </w:r>
      <w:r w:rsidRPr="00D77446">
        <w:rPr>
          <w:rFonts w:hint="eastAsia"/>
        </w:rPr>
        <w:t>，表示任意特定节点</w:t>
      </w:r>
      <w:r w:rsidR="00AA462A">
        <w:rPr>
          <w:noProof/>
        </w:rPr>
        <w:object w:dxaOrig="260" w:dyaOrig="360" w14:anchorId="1076EF43">
          <v:shape id="_x0000_i1103" type="#_x0000_t75" alt="" style="width:12.8pt;height:18.1pt;mso-width-percent:0;mso-height-percent:0;mso-width-percent:0;mso-height-percent:0" o:ole="">
            <v:imagedata r:id="rId176" o:title=""/>
          </v:shape>
          <o:OLEObject Type="Embed" ProgID="Unknown" ShapeID="_x0000_i1103" DrawAspect="Content" ObjectID="_1637853025" r:id="rId177"/>
        </w:object>
      </w:r>
      <w:r w:rsidRPr="00D77446">
        <w:rPr>
          <w:rFonts w:hint="eastAsia"/>
        </w:rPr>
        <w:t>是</w:t>
      </w:r>
      <w:r w:rsidR="00AA462A">
        <w:rPr>
          <w:noProof/>
        </w:rPr>
        <w:object w:dxaOrig="260" w:dyaOrig="279" w14:anchorId="622F4EB2">
          <v:shape id="_x0000_i1104" type="#_x0000_t75" alt="" style="width:12.8pt;height:12.8pt;mso-width-percent:0;mso-height-percent:0;mso-width-percent:0;mso-height-percent:0" o:ole="">
            <v:imagedata r:id="rId123" o:title=""/>
          </v:shape>
          <o:OLEObject Type="Embed" ProgID="Unknown" ShapeID="_x0000_i1104" DrawAspect="Content" ObjectID="_1637853026" r:id="rId178"/>
        </w:object>
      </w:r>
      <w:r w:rsidRPr="00D77446">
        <w:rPr>
          <w:rFonts w:hint="eastAsia"/>
        </w:rPr>
        <w:t>的成员的概率为：</w:t>
      </w:r>
    </w:p>
    <w:p w14:paraId="5517E3BB" w14:textId="6F7BFC8F" w:rsidR="00C86524" w:rsidRPr="00F75FEA" w:rsidRDefault="00F75FEA" w:rsidP="00F75FEA">
      <w:pPr>
        <w:tabs>
          <w:tab w:val="center" w:pos="4150"/>
          <w:tab w:val="right" w:pos="10104"/>
        </w:tabs>
        <w:spacing w:line="240" w:lineRule="auto"/>
        <w:ind w:firstLineChars="0" w:firstLine="0"/>
      </w:pPr>
      <w:r>
        <w:tab/>
      </w:r>
      <w:r w:rsidR="00AA462A">
        <w:rPr>
          <w:noProof/>
        </w:rPr>
        <w:object w:dxaOrig="2659" w:dyaOrig="859" w14:anchorId="033EAB93">
          <v:shape id="_x0000_i1105" type="#_x0000_t75" alt="" style="width:133.45pt;height:42.6pt;mso-width-percent:0;mso-height-percent:0;mso-width-percent:0;mso-height-percent:0" o:ole="">
            <v:imagedata r:id="rId179" o:title=""/>
          </v:shape>
          <o:OLEObject Type="Embed" ProgID="Unknown" ShapeID="_x0000_i1105" DrawAspect="Content" ObjectID="_1637853027" r:id="rId180"/>
        </w:object>
      </w:r>
      <w:r>
        <w:tab/>
        <w:t>(10)</w:t>
      </w:r>
    </w:p>
    <w:p w14:paraId="6410961A" w14:textId="76A16FF1" w:rsidR="00D77446" w:rsidRDefault="00B60CA9" w:rsidP="00C86524">
      <w:pPr>
        <w:spacing w:line="240" w:lineRule="auto"/>
        <w:ind w:firstLineChars="0" w:firstLine="0"/>
      </w:pPr>
      <w:r w:rsidRPr="00B60CA9">
        <w:rPr>
          <w:rFonts w:hint="eastAsia"/>
        </w:rPr>
        <w:t>其中</w:t>
      </w:r>
      <w:r w:rsidR="00AA462A">
        <w:rPr>
          <w:noProof/>
        </w:rPr>
        <w:object w:dxaOrig="3860" w:dyaOrig="440" w14:anchorId="05984598">
          <v:shape id="_x0000_i1106" type="#_x0000_t75" alt="" style="width:191.85pt;height:22.6pt;mso-width-percent:0;mso-height-percent:0;mso-width-percent:0;mso-height-percent:0" o:ole="">
            <v:imagedata r:id="rId181" o:title=""/>
          </v:shape>
          <o:OLEObject Type="Embed" ProgID="Unknown" ShapeID="_x0000_i1106" DrawAspect="Content" ObjectID="_1637853028" r:id="rId182"/>
        </w:object>
      </w:r>
      <w:r w:rsidRPr="00B60CA9">
        <w:rPr>
          <w:rFonts w:hint="eastAsia"/>
        </w:rPr>
        <w:t>是</w:t>
      </w:r>
      <w:r>
        <w:rPr>
          <w:rFonts w:hint="eastAsia"/>
        </w:rPr>
        <w:t>一个</w:t>
      </w:r>
      <w:r w:rsidRPr="00B60CA9">
        <w:rPr>
          <w:rFonts w:hint="eastAsia"/>
        </w:rPr>
        <w:t>排除</w:t>
      </w:r>
      <w:r>
        <w:rPr>
          <w:rFonts w:hint="eastAsia"/>
        </w:rPr>
        <w:t>了</w:t>
      </w:r>
      <w:r w:rsidRPr="00B60CA9">
        <w:rPr>
          <w:rFonts w:hint="eastAsia"/>
        </w:rPr>
        <w:t>第</w:t>
      </w:r>
      <w:r w:rsidR="00AA462A">
        <w:rPr>
          <w:noProof/>
        </w:rPr>
        <w:object w:dxaOrig="200" w:dyaOrig="279" w14:anchorId="7489CEA8">
          <v:shape id="_x0000_i1107" type="#_x0000_t75" alt="" style="width:9.8pt;height:12.8pt;mso-width-percent:0;mso-height-percent:0;mso-width-percent:0;mso-height-percent:0" o:ole="">
            <v:imagedata r:id="rId183" o:title=""/>
          </v:shape>
          <o:OLEObject Type="Embed" ProgID="Unknown" ShapeID="_x0000_i1107" DrawAspect="Content" ObjectID="_1637853029" r:id="rId184"/>
        </w:object>
      </w:r>
      <w:proofErr w:type="gramStart"/>
      <w:r w:rsidRPr="00B60CA9">
        <w:rPr>
          <w:rFonts w:hint="eastAsia"/>
        </w:rPr>
        <w:t>个</w:t>
      </w:r>
      <w:proofErr w:type="gramEnd"/>
      <w:r w:rsidRPr="00B60CA9">
        <w:rPr>
          <w:rFonts w:hint="eastAsia"/>
        </w:rPr>
        <w:t>元</w:t>
      </w:r>
      <w:r>
        <w:rPr>
          <w:rFonts w:hint="eastAsia"/>
        </w:rPr>
        <w:t>素的</w:t>
      </w:r>
      <w:r w:rsidR="00AA462A">
        <w:rPr>
          <w:noProof/>
        </w:rPr>
        <w:object w:dxaOrig="480" w:dyaOrig="279" w14:anchorId="2839B22F">
          <v:shape id="_x0000_i1108" type="#_x0000_t75" alt="" style="width:24.15pt;height:12.8pt;mso-width-percent:0;mso-height-percent:0;mso-width-percent:0;mso-height-percent:0" o:ole="">
            <v:imagedata r:id="rId185" o:title=""/>
          </v:shape>
          <o:OLEObject Type="Embed" ProgID="Unknown" ShapeID="_x0000_i1108" DrawAspect="Content" ObjectID="_1637853030" r:id="rId186"/>
        </w:object>
      </w:r>
      <w:r w:rsidRPr="00B60CA9">
        <w:rPr>
          <w:rFonts w:hint="eastAsia"/>
        </w:rPr>
        <w:t>维向量</w:t>
      </w:r>
      <w:r>
        <w:rPr>
          <w:rFonts w:hint="eastAsia"/>
        </w:rPr>
        <w:t>。</w:t>
      </w:r>
    </w:p>
    <w:p w14:paraId="2BE26ACA" w14:textId="0C2C75D1" w:rsidR="00D77446" w:rsidRPr="00C46E68" w:rsidRDefault="00CE654A" w:rsidP="00FC21C0">
      <w:pPr>
        <w:ind w:firstLineChars="0" w:firstLine="0"/>
      </w:pPr>
      <w:r>
        <w:tab/>
      </w:r>
      <w:r>
        <w:rPr>
          <w:rFonts w:hint="eastAsia"/>
        </w:rPr>
        <w:t>如此即可构建</w:t>
      </w:r>
      <w:r w:rsidR="00C46E68">
        <w:rPr>
          <w:rFonts w:hint="eastAsia"/>
        </w:rPr>
        <w:t>源节点</w:t>
      </w:r>
      <w:r>
        <w:rPr>
          <w:rFonts w:hint="eastAsia"/>
        </w:rPr>
        <w:t>具有特定节点群组的概率模型。</w:t>
      </w:r>
    </w:p>
    <w:p w14:paraId="0016E7B1" w14:textId="70DBEA34" w:rsidR="00A4032B" w:rsidRDefault="00CF187B" w:rsidP="00A4032B">
      <w:pPr>
        <w:pStyle w:val="af8"/>
        <w:numPr>
          <w:ilvl w:val="0"/>
          <w:numId w:val="4"/>
        </w:numPr>
        <w:ind w:firstLineChars="0"/>
      </w:pPr>
      <w:r>
        <w:rPr>
          <w:rFonts w:hint="eastAsia"/>
        </w:rPr>
        <w:t>内部节点通信概率</w:t>
      </w:r>
    </w:p>
    <w:p w14:paraId="3100F97E" w14:textId="1047B902" w:rsidR="00C46E68" w:rsidRDefault="00C46E68" w:rsidP="00C86524">
      <w:pPr>
        <w:spacing w:line="240" w:lineRule="auto"/>
        <w:ind w:firstLine="480"/>
      </w:pPr>
      <w:r>
        <w:rPr>
          <w:rFonts w:hint="eastAsia"/>
        </w:rPr>
        <w:t>源节点具有特定节点的社交群组已</w:t>
      </w:r>
      <w:r w:rsidRPr="00C46E68">
        <w:rPr>
          <w:rFonts w:hint="eastAsia"/>
        </w:rPr>
        <w:t>确定。在</w:t>
      </w:r>
      <w:r>
        <w:rPr>
          <w:rFonts w:hint="eastAsia"/>
        </w:rPr>
        <w:t>群组</w:t>
      </w:r>
      <w:r w:rsidRPr="00C46E68">
        <w:rPr>
          <w:rFonts w:hint="eastAsia"/>
        </w:rPr>
        <w:t>内部</w:t>
      </w:r>
      <w:r>
        <w:rPr>
          <w:rFonts w:hint="eastAsia"/>
        </w:rPr>
        <w:t>，对于一个时隙内特定的一次通信</w:t>
      </w:r>
      <w:r w:rsidRPr="00C46E68">
        <w:rPr>
          <w:rFonts w:hint="eastAsia"/>
        </w:rPr>
        <w:t>，</w:t>
      </w:r>
      <w:r w:rsidR="00AA462A">
        <w:rPr>
          <w:noProof/>
        </w:rPr>
        <w:object w:dxaOrig="220" w:dyaOrig="279" w14:anchorId="3C30A552">
          <v:shape id="_x0000_i1109" type="#_x0000_t75" alt="" style="width:11.3pt;height:12.8pt;mso-width-percent:0;mso-height-percent:0;mso-width-percent:0;mso-height-percent:0" o:ole="">
            <v:imagedata r:id="rId187" o:title=""/>
          </v:shape>
          <o:OLEObject Type="Embed" ProgID="Unknown" ShapeID="_x0000_i1109" DrawAspect="Content" ObjectID="_1637853031" r:id="rId188"/>
        </w:object>
      </w:r>
      <w:r>
        <w:rPr>
          <w:rFonts w:hint="eastAsia"/>
        </w:rPr>
        <w:t>只能选择一个节点进行通信。</w:t>
      </w:r>
      <w:r w:rsidRPr="00C46E68">
        <w:rPr>
          <w:rFonts w:hint="eastAsia"/>
        </w:rPr>
        <w:t>选择</w:t>
      </w:r>
      <w:r w:rsidR="00BE7405">
        <w:rPr>
          <w:rFonts w:hint="eastAsia"/>
        </w:rPr>
        <w:t>内部</w:t>
      </w:r>
      <w:r>
        <w:rPr>
          <w:rFonts w:hint="eastAsia"/>
        </w:rPr>
        <w:t>目的节点的</w:t>
      </w:r>
      <w:r w:rsidRPr="00C46E68">
        <w:rPr>
          <w:rFonts w:hint="eastAsia"/>
        </w:rPr>
        <w:t>概率</w:t>
      </w:r>
      <w:r>
        <w:rPr>
          <w:rFonts w:hint="eastAsia"/>
        </w:rPr>
        <w:t>同样遵循基于距离的</w:t>
      </w:r>
      <w:proofErr w:type="gramStart"/>
      <w:r>
        <w:rPr>
          <w:rFonts w:hint="eastAsia"/>
        </w:rPr>
        <w:t>幂</w:t>
      </w:r>
      <w:proofErr w:type="gramEnd"/>
      <w:r>
        <w:rPr>
          <w:rFonts w:hint="eastAsia"/>
        </w:rPr>
        <w:t>率分布。</w:t>
      </w:r>
      <w:r w:rsidR="00BE7405">
        <w:rPr>
          <w:rFonts w:hint="eastAsia"/>
        </w:rPr>
        <w:t>在</w:t>
      </w:r>
      <w:r w:rsidR="00AA462A">
        <w:rPr>
          <w:noProof/>
        </w:rPr>
        <w:object w:dxaOrig="260" w:dyaOrig="279" w14:anchorId="7D50D7E1">
          <v:shape id="_x0000_i1110" type="#_x0000_t75" alt="" style="width:12.8pt;height:12.8pt;mso-width-percent:0;mso-height-percent:0;mso-width-percent:0;mso-height-percent:0" o:ole="">
            <v:imagedata r:id="rId189" o:title=""/>
          </v:shape>
          <o:OLEObject Type="Embed" ProgID="Unknown" ShapeID="_x0000_i1110" DrawAspect="Content" ObjectID="_1637853032" r:id="rId190"/>
        </w:object>
      </w:r>
      <w:r w:rsidR="00BE7405">
        <w:rPr>
          <w:rFonts w:hint="eastAsia"/>
        </w:rPr>
        <w:t>集合内随机选取一个节点</w:t>
      </w:r>
      <w:r w:rsidR="00AA462A">
        <w:rPr>
          <w:noProof/>
        </w:rPr>
        <w:object w:dxaOrig="320" w:dyaOrig="380" w14:anchorId="647FB462">
          <v:shape id="_x0000_i1111" type="#_x0000_t75" alt="" style="width:16.6pt;height:19.6pt;mso-width-percent:0;mso-height-percent:0;mso-width-percent:0;mso-height-percent:0" o:ole="">
            <v:imagedata r:id="rId191" o:title=""/>
          </v:shape>
          <o:OLEObject Type="Embed" ProgID="Unknown" ShapeID="_x0000_i1111" DrawAspect="Content" ObjectID="_1637853033" r:id="rId192"/>
        </w:object>
      </w:r>
      <w:r w:rsidR="00BE7405">
        <w:rPr>
          <w:rFonts w:hint="eastAsia"/>
        </w:rPr>
        <w:t>，</w:t>
      </w:r>
      <w:r w:rsidR="00AA462A">
        <w:rPr>
          <w:noProof/>
        </w:rPr>
        <w:object w:dxaOrig="320" w:dyaOrig="380" w14:anchorId="69F1E523">
          <v:shape id="_x0000_i1112" type="#_x0000_t75" alt="" style="width:16.6pt;height:19.6pt;mso-width-percent:0;mso-height-percent:0;mso-width-percent:0;mso-height-percent:0" o:ole="">
            <v:imagedata r:id="rId191" o:title=""/>
          </v:shape>
          <o:OLEObject Type="Embed" ProgID="Unknown" ShapeID="_x0000_i1112" DrawAspect="Content" ObjectID="_1637853034" r:id="rId193"/>
        </w:object>
      </w:r>
      <w:r w:rsidRPr="00C46E68">
        <w:rPr>
          <w:rFonts w:hint="eastAsia"/>
        </w:rPr>
        <w:t>为</w:t>
      </w:r>
      <w:r w:rsidR="00BE7405">
        <w:rPr>
          <w:rFonts w:hint="eastAsia"/>
        </w:rPr>
        <w:t>此次通信</w:t>
      </w:r>
      <w:r w:rsidRPr="00C46E68">
        <w:rPr>
          <w:rFonts w:hint="eastAsia"/>
        </w:rPr>
        <w:t>目的节</w:t>
      </w:r>
      <w:r w:rsidRPr="00C46E68">
        <w:rPr>
          <w:rFonts w:hint="eastAsia"/>
        </w:rPr>
        <w:lastRenderedPageBreak/>
        <w:t>点的概率为</w:t>
      </w:r>
      <w:r w:rsidR="00AA462A">
        <w:rPr>
          <w:noProof/>
        </w:rPr>
        <w:object w:dxaOrig="420" w:dyaOrig="380" w14:anchorId="5A66FCBB">
          <v:shape id="_x0000_i1113" type="#_x0000_t75" alt="" style="width:21.1pt;height:19.6pt;mso-width-percent:0;mso-height-percent:0;mso-width-percent:0;mso-height-percent:0" o:ole="">
            <v:imagedata r:id="rId194" o:title=""/>
          </v:shape>
          <o:OLEObject Type="Embed" ProgID="Unknown" ShapeID="_x0000_i1113" DrawAspect="Content" ObjectID="_1637853035" r:id="rId195"/>
        </w:object>
      </w:r>
      <w:r w:rsidR="00BE7405">
        <w:rPr>
          <w:rFonts w:hint="eastAsia"/>
        </w:rPr>
        <w:t>，参数</w:t>
      </w:r>
      <w:r w:rsidR="00AA462A">
        <w:rPr>
          <w:noProof/>
        </w:rPr>
        <w:object w:dxaOrig="240" w:dyaOrig="320" w14:anchorId="46812BF8">
          <v:shape id="_x0000_i1114" type="#_x0000_t75" alt="" style="width:12.05pt;height:16.6pt;mso-width-percent:0;mso-height-percent:0;mso-width-percent:0;mso-height-percent:0" o:ole="">
            <v:imagedata r:id="rId196" o:title=""/>
          </v:shape>
          <o:OLEObject Type="Embed" ProgID="Unknown" ShapeID="_x0000_i1114" DrawAspect="Content" ObjectID="_1637853036" r:id="rId197"/>
        </w:object>
      </w:r>
      <w:r w:rsidRPr="00C46E68">
        <w:rPr>
          <w:rFonts w:hint="eastAsia"/>
        </w:rPr>
        <w:t>反映了通信</w:t>
      </w:r>
      <w:r w:rsidR="00BE7405">
        <w:rPr>
          <w:rFonts w:hint="eastAsia"/>
        </w:rPr>
        <w:t>活跃度</w:t>
      </w:r>
      <w:r w:rsidRPr="00C46E68">
        <w:rPr>
          <w:rFonts w:hint="eastAsia"/>
        </w:rPr>
        <w:t>。</w:t>
      </w:r>
      <w:r w:rsidR="00BE7405">
        <w:rPr>
          <w:rFonts w:hint="eastAsia"/>
        </w:rPr>
        <w:t>这</w:t>
      </w:r>
      <w:r w:rsidR="0081394E">
        <w:rPr>
          <w:rFonts w:hint="eastAsia"/>
        </w:rPr>
        <w:t>个概率与</w:t>
      </w:r>
      <w:r w:rsidR="00BE7405">
        <w:t>2.2.7</w:t>
      </w:r>
      <w:r w:rsidR="00BE7405">
        <w:rPr>
          <w:rFonts w:hint="eastAsia"/>
        </w:rPr>
        <w:t>类似，但作用的节点集合已经变化——不再是整个网络内的节点，</w:t>
      </w:r>
      <w:proofErr w:type="gramStart"/>
      <w:r w:rsidR="00BE7405">
        <w:rPr>
          <w:rFonts w:hint="eastAsia"/>
        </w:rPr>
        <w:t>而是源节</w:t>
      </w:r>
      <w:proofErr w:type="gramEnd"/>
      <w:r w:rsidR="00BE7405">
        <w:rPr>
          <w:rFonts w:hint="eastAsia"/>
        </w:rPr>
        <w:t>点群组内的节点，且参数不同。</w:t>
      </w:r>
      <w:r w:rsidRPr="00C46E68">
        <w:rPr>
          <w:rFonts w:hint="eastAsia"/>
        </w:rPr>
        <w:t>因此，</w:t>
      </w:r>
      <w:r w:rsidR="0081394E">
        <w:rPr>
          <w:rFonts w:hint="eastAsia"/>
        </w:rPr>
        <w:t>可以推导出</w:t>
      </w:r>
      <w:r w:rsidR="00AA462A">
        <w:rPr>
          <w:noProof/>
        </w:rPr>
        <w:object w:dxaOrig="260" w:dyaOrig="279" w14:anchorId="41D74CD2">
          <v:shape id="_x0000_i1115" type="#_x0000_t75" alt="" style="width:12.8pt;height:12.8pt;mso-width-percent:0;mso-height-percent:0;mso-width-percent:0;mso-height-percent:0" o:ole="">
            <v:imagedata r:id="rId189" o:title=""/>
          </v:shape>
          <o:OLEObject Type="Embed" ProgID="Unknown" ShapeID="_x0000_i1115" DrawAspect="Content" ObjectID="_1637853037" r:id="rId198"/>
        </w:object>
      </w:r>
      <w:r w:rsidRPr="00C46E68">
        <w:rPr>
          <w:rFonts w:hint="eastAsia"/>
        </w:rPr>
        <w:t>中</w:t>
      </w:r>
      <w:r w:rsidR="0081394E">
        <w:rPr>
          <w:rFonts w:hint="eastAsia"/>
        </w:rPr>
        <w:t>一个节点</w:t>
      </w:r>
      <w:r w:rsidR="00AA462A">
        <w:rPr>
          <w:noProof/>
        </w:rPr>
        <w:object w:dxaOrig="340" w:dyaOrig="380" w14:anchorId="503E3F31">
          <v:shape id="_x0000_i1116" type="#_x0000_t75" alt="" style="width:17.35pt;height:19.6pt;mso-width-percent:0;mso-height-percent:0;mso-width-percent:0;mso-height-percent:0" o:ole="">
            <v:imagedata r:id="rId199" o:title=""/>
          </v:shape>
          <o:OLEObject Type="Embed" ProgID="Unknown" ShapeID="_x0000_i1116" DrawAspect="Content" ObjectID="_1637853038" r:id="rId200"/>
        </w:object>
      </w:r>
      <w:r w:rsidR="0081394E">
        <w:rPr>
          <w:rFonts w:hint="eastAsia"/>
        </w:rPr>
        <w:t>为</w:t>
      </w:r>
      <w:r w:rsidRPr="00C46E68">
        <w:rPr>
          <w:rFonts w:hint="eastAsia"/>
        </w:rPr>
        <w:t>的目标节点</w:t>
      </w:r>
      <w:r w:rsidR="00AA462A">
        <w:rPr>
          <w:noProof/>
        </w:rPr>
        <w:object w:dxaOrig="260" w:dyaOrig="260" w14:anchorId="357DEB87">
          <v:shape id="_x0000_i1117" type="#_x0000_t75" alt="" style="width:12.8pt;height:12.8pt;mso-width-percent:0;mso-height-percent:0;mso-width-percent:0;mso-height-percent:0" o:ole="">
            <v:imagedata r:id="rId201" o:title=""/>
          </v:shape>
          <o:OLEObject Type="Embed" ProgID="Unknown" ShapeID="_x0000_i1117" DrawAspect="Content" ObjectID="_1637853039" r:id="rId202"/>
        </w:object>
      </w:r>
      <w:r w:rsidR="0081394E">
        <w:rPr>
          <w:rFonts w:hint="eastAsia"/>
        </w:rPr>
        <w:t>的概率：</w:t>
      </w:r>
    </w:p>
    <w:p w14:paraId="5E73ED1D" w14:textId="5532CF85" w:rsidR="00C86524" w:rsidRPr="00F75FEA" w:rsidRDefault="00F75FEA" w:rsidP="00F75FEA">
      <w:pPr>
        <w:tabs>
          <w:tab w:val="center" w:pos="4150"/>
          <w:tab w:val="right" w:pos="10104"/>
        </w:tabs>
        <w:spacing w:line="240" w:lineRule="auto"/>
        <w:ind w:firstLineChars="0" w:firstLine="0"/>
      </w:pPr>
      <w:r>
        <w:tab/>
      </w:r>
      <w:r w:rsidR="00AA462A">
        <w:rPr>
          <w:noProof/>
        </w:rPr>
        <w:object w:dxaOrig="3980" w:dyaOrig="800" w14:anchorId="4E8E7F20">
          <v:shape id="_x0000_i1118" type="#_x0000_t75" alt="" style="width:198.65pt;height:39.6pt;mso-width-percent:0;mso-height-percent:0;mso-width-percent:0;mso-height-percent:0" o:ole="">
            <v:imagedata r:id="rId203" o:title=""/>
          </v:shape>
          <o:OLEObject Type="Embed" ProgID="Unknown" ShapeID="_x0000_i1118" DrawAspect="Content" ObjectID="_1637853040" r:id="rId204"/>
        </w:object>
      </w:r>
      <w:r>
        <w:tab/>
        <w:t>(11)</w:t>
      </w:r>
    </w:p>
    <w:p w14:paraId="3854232D" w14:textId="1BB13680" w:rsidR="0081394E" w:rsidRPr="006024EB" w:rsidRDefault="0081394E" w:rsidP="00C86524">
      <w:pPr>
        <w:spacing w:line="240" w:lineRule="auto"/>
        <w:ind w:firstLineChars="0" w:firstLine="0"/>
      </w:pPr>
      <w:r>
        <w:rPr>
          <w:rFonts w:hint="eastAsia"/>
        </w:rPr>
        <w:t>这里</w:t>
      </w:r>
      <w:r w:rsidR="00AA462A">
        <w:rPr>
          <w:noProof/>
        </w:rPr>
        <w:object w:dxaOrig="2260" w:dyaOrig="480" w14:anchorId="603386D0">
          <v:shape id="_x0000_i1119" type="#_x0000_t75" alt="" style="width:113.1pt;height:24.15pt;mso-width-percent:0;mso-height-percent:0;mso-width-percent:0;mso-height-percent:0" o:ole="">
            <v:imagedata r:id="rId205" o:title=""/>
          </v:shape>
          <o:OLEObject Type="Embed" ProgID="Unknown" ShapeID="_x0000_i1119" DrawAspect="Content" ObjectID="_1637853041" r:id="rId206"/>
        </w:object>
      </w:r>
      <w:r>
        <w:rPr>
          <w:rFonts w:hint="eastAsia"/>
        </w:rPr>
        <w:t>为一个</w:t>
      </w:r>
      <w:r w:rsidR="00AA462A">
        <w:rPr>
          <w:noProof/>
        </w:rPr>
        <w:object w:dxaOrig="200" w:dyaOrig="260" w14:anchorId="57E5B536">
          <v:shape id="_x0000_i1120" type="#_x0000_t75" alt="" style="width:9.8pt;height:12.8pt;mso-width-percent:0;mso-height-percent:0;mso-width-percent:0;mso-height-percent:0" o:ole="">
            <v:imagedata r:id="rId207" o:title=""/>
          </v:shape>
          <o:OLEObject Type="Embed" ProgID="Unknown" ShapeID="_x0000_i1120" DrawAspect="Content" ObjectID="_1637853042" r:id="rId208"/>
        </w:object>
      </w:r>
      <w:r>
        <w:rPr>
          <w:rFonts w:hint="eastAsia"/>
        </w:rPr>
        <w:t>维向量。</w:t>
      </w:r>
    </w:p>
    <w:p w14:paraId="3A682DD9" w14:textId="416ECEBF" w:rsidR="00AB1E0F" w:rsidRDefault="00AD6047" w:rsidP="003803AC">
      <w:pPr>
        <w:pStyle w:val="2"/>
      </w:pPr>
      <w:bookmarkStart w:id="24" w:name="_Toc12468638"/>
      <w:r>
        <w:rPr>
          <w:rFonts w:hint="eastAsia"/>
        </w:rPr>
        <w:t>2.</w:t>
      </w:r>
      <w:r w:rsidR="005B65C7">
        <w:t>2</w:t>
      </w:r>
      <w:r>
        <w:t xml:space="preserve">  </w:t>
      </w:r>
      <w:r w:rsidR="0028144B">
        <w:rPr>
          <w:rFonts w:hint="eastAsia"/>
        </w:rPr>
        <w:t>具有无标度特性的三维网络容量分析</w:t>
      </w:r>
      <w:bookmarkEnd w:id="24"/>
    </w:p>
    <w:p w14:paraId="6EA2959E" w14:textId="48068E75" w:rsidR="00563E01" w:rsidRDefault="00563E01" w:rsidP="00563E01">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Pr>
          <w:rFonts w:ascii="宋体" w:eastAsia="宋体" w:hAnsi="宋体"/>
          <w:b w:val="0"/>
        </w:rPr>
        <w:t>3</w:t>
      </w:r>
      <w:r w:rsidRPr="007C197B">
        <w:rPr>
          <w:rFonts w:ascii="宋体" w:eastAsia="宋体" w:hAnsi="宋体"/>
          <w:b w:val="0"/>
        </w:rPr>
        <w:t>.</w:t>
      </w:r>
      <w:r>
        <w:rPr>
          <w:rFonts w:ascii="宋体" w:eastAsia="宋体" w:hAnsi="宋体"/>
          <w:b w:val="0"/>
        </w:rPr>
        <w:t>1</w:t>
      </w:r>
      <w:r w:rsidRPr="007C197B">
        <w:rPr>
          <w:rFonts w:ascii="宋体" w:eastAsia="宋体" w:hAnsi="宋体"/>
          <w:b w:val="0"/>
        </w:rPr>
        <w:t xml:space="preserve"> </w:t>
      </w:r>
      <w:r w:rsidR="00EE6C76">
        <w:rPr>
          <w:rFonts w:ascii="宋体" w:eastAsia="宋体" w:hAnsi="宋体" w:hint="eastAsia"/>
          <w:b w:val="0"/>
        </w:rPr>
        <w:t>网络</w:t>
      </w:r>
      <w:proofErr w:type="gramStart"/>
      <w:r w:rsidR="00EE6C76">
        <w:rPr>
          <w:rFonts w:ascii="宋体" w:eastAsia="宋体" w:hAnsi="宋体" w:hint="eastAsia"/>
          <w:b w:val="0"/>
        </w:rPr>
        <w:t>平均跳数表示</w:t>
      </w:r>
      <w:proofErr w:type="gramEnd"/>
    </w:p>
    <w:p w14:paraId="6BE37D7C" w14:textId="4B0A9725" w:rsidR="00B371AD" w:rsidRDefault="00F17B29" w:rsidP="0070023B">
      <w:pPr>
        <w:spacing w:line="240" w:lineRule="auto"/>
        <w:ind w:firstLine="480"/>
      </w:pPr>
      <w:r>
        <w:rPr>
          <w:rFonts w:hint="eastAsia"/>
        </w:rPr>
        <w:t>由</w:t>
      </w:r>
      <w:r>
        <w:rPr>
          <w:rFonts w:hint="eastAsia"/>
        </w:rPr>
        <w:t>2</w:t>
      </w:r>
      <w:r>
        <w:t>.1</w:t>
      </w:r>
      <w:r>
        <w:rPr>
          <w:rFonts w:hint="eastAsia"/>
        </w:rPr>
        <w:t>可知</w:t>
      </w:r>
      <w:r w:rsidRPr="00F17B29">
        <w:rPr>
          <w:rFonts w:hint="eastAsia"/>
        </w:rPr>
        <w:t>，</w:t>
      </w:r>
      <w:r>
        <w:rPr>
          <w:rFonts w:hint="eastAsia"/>
        </w:rPr>
        <w:t>网络</w:t>
      </w:r>
      <w:r w:rsidRPr="00F17B29">
        <w:rPr>
          <w:rFonts w:hint="eastAsia"/>
        </w:rPr>
        <w:t>容量</w:t>
      </w:r>
      <w:r>
        <w:rPr>
          <w:rFonts w:hint="eastAsia"/>
        </w:rPr>
        <w:t>与网络</w:t>
      </w:r>
      <w:proofErr w:type="gramStart"/>
      <w:r w:rsidRPr="00F17B29">
        <w:rPr>
          <w:rFonts w:hint="eastAsia"/>
        </w:rPr>
        <w:t>平均跳数</w:t>
      </w:r>
      <w:r>
        <w:rPr>
          <w:rFonts w:hint="eastAsia"/>
        </w:rPr>
        <w:t>有关</w:t>
      </w:r>
      <w:proofErr w:type="gramEnd"/>
      <w:r>
        <w:rPr>
          <w:rFonts w:hint="eastAsia"/>
        </w:rPr>
        <w:t>，因此需要计算网络节点</w:t>
      </w:r>
      <w:proofErr w:type="gramStart"/>
      <w:r w:rsidRPr="00F17B29">
        <w:rPr>
          <w:rFonts w:hint="eastAsia"/>
        </w:rPr>
        <w:t>平均跳数</w:t>
      </w:r>
      <w:proofErr w:type="gramEnd"/>
      <w:r w:rsidR="00AA462A">
        <w:rPr>
          <w:noProof/>
        </w:rPr>
        <w:object w:dxaOrig="639" w:dyaOrig="400" w14:anchorId="767DCE77">
          <v:shape id="_x0000_i1121" type="#_x0000_t75" alt="" style="width:32.4pt;height:21.1pt;mso-width-percent:0;mso-height-percent:0;mso-width-percent:0;mso-height-percent:0" o:ole="">
            <v:imagedata r:id="rId209" o:title=""/>
          </v:shape>
          <o:OLEObject Type="Embed" ProgID="Unknown" ShapeID="_x0000_i1121" DrawAspect="Content" ObjectID="_1637853043" r:id="rId210"/>
        </w:object>
      </w:r>
      <w:r>
        <w:rPr>
          <w:rFonts w:hint="eastAsia"/>
        </w:rPr>
        <w:t>。</w:t>
      </w:r>
      <w:r w:rsidR="00AA462A">
        <w:rPr>
          <w:noProof/>
        </w:rPr>
        <w:object w:dxaOrig="639" w:dyaOrig="400" w14:anchorId="02695B0C">
          <v:shape id="_x0000_i1122" type="#_x0000_t75" alt="" style="width:32.4pt;height:21.1pt;mso-width-percent:0;mso-height-percent:0;mso-width-percent:0;mso-height-percent:0" o:ole="">
            <v:imagedata r:id="rId211" o:title=""/>
          </v:shape>
          <o:OLEObject Type="Embed" ProgID="Unknown" ShapeID="_x0000_i1122" DrawAspect="Content" ObjectID="_1637853044" r:id="rId212"/>
        </w:object>
      </w:r>
      <w:r>
        <w:rPr>
          <w:rFonts w:hint="eastAsia"/>
        </w:rPr>
        <w:t>可表示为：</w:t>
      </w:r>
    </w:p>
    <w:p w14:paraId="38BF776E" w14:textId="0DECDE57" w:rsidR="0070023B" w:rsidRPr="00F75FEA" w:rsidRDefault="00F75FEA" w:rsidP="00F75FEA">
      <w:pPr>
        <w:tabs>
          <w:tab w:val="center" w:pos="4150"/>
          <w:tab w:val="right" w:pos="10104"/>
        </w:tabs>
        <w:spacing w:line="240" w:lineRule="auto"/>
        <w:ind w:firstLineChars="0" w:firstLine="0"/>
      </w:pPr>
      <w:r>
        <w:tab/>
      </w:r>
      <w:r w:rsidR="00AA462A">
        <w:rPr>
          <w:noProof/>
        </w:rPr>
        <w:object w:dxaOrig="2320" w:dyaOrig="700" w14:anchorId="0500A415">
          <v:shape id="_x0000_i1123" type="#_x0000_t75" alt="" style="width:116.1pt;height:34.7pt;mso-width-percent:0;mso-height-percent:0;mso-width-percent:0;mso-height-percent:0" o:ole="">
            <v:imagedata r:id="rId213" o:title=""/>
          </v:shape>
          <o:OLEObject Type="Embed" ProgID="Unknown" ShapeID="_x0000_i1123" DrawAspect="Content" ObjectID="_1637853045" r:id="rId214"/>
        </w:object>
      </w:r>
      <w:r>
        <w:tab/>
        <w:t>(12)</w:t>
      </w:r>
    </w:p>
    <w:p w14:paraId="2735247E" w14:textId="716078E8" w:rsidR="00F17B29" w:rsidRDefault="00F17B29" w:rsidP="0070023B">
      <w:pPr>
        <w:spacing w:line="240" w:lineRule="auto"/>
        <w:ind w:firstLineChars="0" w:firstLine="0"/>
      </w:pPr>
      <w:r>
        <w:tab/>
      </w:r>
      <w:proofErr w:type="gramStart"/>
      <w:r w:rsidRPr="00F17B29">
        <w:rPr>
          <w:rFonts w:hint="eastAsia"/>
        </w:rPr>
        <w:t>当源节点</w:t>
      </w:r>
      <w:proofErr w:type="gramEnd"/>
      <w:r w:rsidRPr="00F17B29">
        <w:rPr>
          <w:rFonts w:hint="eastAsia"/>
        </w:rPr>
        <w:t>和目</w:t>
      </w:r>
      <w:r>
        <w:rPr>
          <w:rFonts w:hint="eastAsia"/>
        </w:rPr>
        <w:t>的</w:t>
      </w:r>
      <w:r w:rsidRPr="00F17B29">
        <w:rPr>
          <w:rFonts w:hint="eastAsia"/>
        </w:rPr>
        <w:t>节点分别位于</w:t>
      </w:r>
      <w:r>
        <w:rPr>
          <w:rFonts w:hint="eastAsia"/>
        </w:rPr>
        <w:t>单位体积</w:t>
      </w:r>
      <w:r w:rsidRPr="00F17B29">
        <w:rPr>
          <w:rFonts w:hint="eastAsia"/>
        </w:rPr>
        <w:t>的两个对角</w:t>
      </w:r>
      <w:r>
        <w:rPr>
          <w:rFonts w:hint="eastAsia"/>
        </w:rPr>
        <w:t>立方体内时</w:t>
      </w:r>
      <w:r w:rsidRPr="00F17B29">
        <w:rPr>
          <w:rFonts w:hint="eastAsia"/>
        </w:rPr>
        <w:t>，</w:t>
      </w:r>
      <w:proofErr w:type="gramStart"/>
      <w:r w:rsidRPr="00F17B29">
        <w:rPr>
          <w:rFonts w:hint="eastAsia"/>
        </w:rPr>
        <w:t>跳数最大</w:t>
      </w:r>
      <w:proofErr w:type="gramEnd"/>
      <w:r w:rsidRPr="00F17B29">
        <w:rPr>
          <w:rFonts w:hint="eastAsia"/>
        </w:rPr>
        <w:t>，即</w:t>
      </w:r>
      <w:r>
        <w:rPr>
          <w:rFonts w:hint="eastAsia"/>
        </w:rPr>
        <w:t>：</w:t>
      </w:r>
    </w:p>
    <w:p w14:paraId="177CC50D" w14:textId="2E494DC4" w:rsidR="00F17B29" w:rsidRPr="00F75FEA" w:rsidRDefault="00F75FEA" w:rsidP="00F75FEA">
      <w:pPr>
        <w:tabs>
          <w:tab w:val="center" w:pos="4150"/>
          <w:tab w:val="right" w:pos="10104"/>
        </w:tabs>
        <w:spacing w:line="240" w:lineRule="auto"/>
        <w:ind w:firstLineChars="0" w:firstLine="0"/>
      </w:pPr>
      <w:r>
        <w:tab/>
      </w:r>
      <w:r w:rsidR="00AA462A">
        <w:rPr>
          <w:noProof/>
        </w:rPr>
        <w:object w:dxaOrig="2720" w:dyaOrig="800" w14:anchorId="0B9E3DC6">
          <v:shape id="_x0000_i1124" type="#_x0000_t75" alt="" style="width:136.45pt;height:39.6pt;mso-width-percent:0;mso-height-percent:0;mso-width-percent:0;mso-height-percent:0" o:ole="">
            <v:imagedata r:id="rId215" o:title=""/>
          </v:shape>
          <o:OLEObject Type="Embed" ProgID="Unknown" ShapeID="_x0000_i1124" DrawAspect="Content" ObjectID="_1637853046" r:id="rId216"/>
        </w:object>
      </w:r>
      <w:r>
        <w:tab/>
      </w:r>
      <w:r>
        <w:rPr>
          <w:rFonts w:hint="eastAsia"/>
        </w:rPr>
        <w:t>(</w:t>
      </w:r>
      <w:r>
        <w:t>13</w:t>
      </w:r>
      <w:r>
        <w:rPr>
          <w:rFonts w:hint="eastAsia"/>
        </w:rPr>
        <w:t>)</w:t>
      </w:r>
    </w:p>
    <w:p w14:paraId="1D0B4D6D" w14:textId="3D16A2ED" w:rsidR="00F17B29" w:rsidRDefault="00F17B29" w:rsidP="0070023B">
      <w:pPr>
        <w:spacing w:line="240" w:lineRule="auto"/>
        <w:ind w:firstLineChars="0" w:firstLine="0"/>
      </w:pPr>
      <w:r>
        <w:rPr>
          <w:rFonts w:hint="eastAsia"/>
        </w:rPr>
        <w:t>因此，可以得到：</w:t>
      </w:r>
    </w:p>
    <w:p w14:paraId="3D4E65F5" w14:textId="2F222FC0" w:rsidR="00F17B29" w:rsidRPr="00F75FEA" w:rsidRDefault="00F75FEA" w:rsidP="00F75FEA">
      <w:pPr>
        <w:tabs>
          <w:tab w:val="center" w:pos="4150"/>
          <w:tab w:val="right" w:pos="10104"/>
        </w:tabs>
        <w:spacing w:line="240" w:lineRule="auto"/>
        <w:ind w:firstLineChars="0" w:firstLine="0"/>
      </w:pPr>
      <w:r>
        <w:tab/>
      </w:r>
      <w:r w:rsidR="00AA462A">
        <w:rPr>
          <w:noProof/>
        </w:rPr>
        <w:object w:dxaOrig="2439" w:dyaOrig="760" w14:anchorId="6D6458A9">
          <v:shape id="_x0000_i1125" type="#_x0000_t75" alt="" style="width:122.15pt;height:38.45pt;mso-width-percent:0;mso-height-percent:0;mso-width-percent:0;mso-height-percent:0" o:ole="">
            <v:imagedata r:id="rId217" o:title=""/>
          </v:shape>
          <o:OLEObject Type="Embed" ProgID="Unknown" ShapeID="_x0000_i1125" DrawAspect="Content" ObjectID="_1637853047" r:id="rId218"/>
        </w:object>
      </w:r>
      <w:r>
        <w:tab/>
        <w:t>(14)</w:t>
      </w:r>
    </w:p>
    <w:p w14:paraId="50ACBB31" w14:textId="50D80261" w:rsidR="00F40046" w:rsidRDefault="00F17B29" w:rsidP="0070023B">
      <w:pPr>
        <w:spacing w:line="240" w:lineRule="auto"/>
        <w:ind w:firstLineChars="0" w:firstLine="0"/>
      </w:pPr>
      <w:r w:rsidRPr="00F17B29">
        <w:rPr>
          <w:rFonts w:hint="eastAsia"/>
        </w:rPr>
        <w:t>实际上，当两个节点位于同一</w:t>
      </w:r>
      <w:r w:rsidR="00F40046">
        <w:rPr>
          <w:rFonts w:hint="eastAsia"/>
        </w:rPr>
        <w:t>个立方体</w:t>
      </w:r>
      <w:r w:rsidRPr="00F17B29">
        <w:rPr>
          <w:rFonts w:hint="eastAsia"/>
        </w:rPr>
        <w:t>中时，</w:t>
      </w:r>
      <w:r w:rsidR="00AA462A">
        <w:rPr>
          <w:noProof/>
        </w:rPr>
        <w:object w:dxaOrig="200" w:dyaOrig="220" w14:anchorId="4CCDA672">
          <v:shape id="_x0000_i1126" type="#_x0000_t75" alt="" style="width:9.8pt;height:11.3pt;mso-width-percent:0;mso-height-percent:0;mso-width-percent:0;mso-height-percent:0" o:ole="">
            <v:imagedata r:id="rId219" o:title=""/>
          </v:shape>
          <o:OLEObject Type="Embed" ProgID="Unknown" ShapeID="_x0000_i1126" DrawAspect="Content" ObjectID="_1637853048" r:id="rId220"/>
        </w:object>
      </w:r>
      <w:r w:rsidRPr="00F17B29">
        <w:rPr>
          <w:rFonts w:hint="eastAsia"/>
        </w:rPr>
        <w:t>可以等于</w:t>
      </w:r>
      <w:r w:rsidRPr="00F17B29">
        <w:rPr>
          <w:rFonts w:hint="eastAsia"/>
        </w:rPr>
        <w:t>0</w:t>
      </w:r>
      <w:r w:rsidR="0070023B">
        <w:rPr>
          <w:rFonts w:hint="eastAsia"/>
        </w:rPr>
        <w:t>，然而此时</w:t>
      </w:r>
      <w:r w:rsidR="00AA462A">
        <w:rPr>
          <w:noProof/>
        </w:rPr>
        <w:object w:dxaOrig="1600" w:dyaOrig="400" w14:anchorId="3CC928CF">
          <v:shape id="_x0000_i1127" type="#_x0000_t75" alt="" style="width:80.3pt;height:21.1pt;mso-width-percent:0;mso-height-percent:0;mso-width-percent:0;mso-height-percent:0" o:ole="">
            <v:imagedata r:id="rId221" o:title=""/>
          </v:shape>
          <o:OLEObject Type="Embed" ProgID="Unknown" ShapeID="_x0000_i1127" DrawAspect="Content" ObjectID="_1637853049" r:id="rId222"/>
        </w:object>
      </w:r>
      <w:r w:rsidR="00F40046">
        <w:rPr>
          <w:rFonts w:hint="eastAsia"/>
        </w:rPr>
        <w:t>，</w:t>
      </w:r>
      <w:r w:rsidRPr="00F17B29">
        <w:rPr>
          <w:rFonts w:hint="eastAsia"/>
        </w:rPr>
        <w:t>因此将其省略。</w:t>
      </w:r>
    </w:p>
    <w:p w14:paraId="28754068" w14:textId="7E43984C" w:rsidR="00F17B29" w:rsidRDefault="00F17B29" w:rsidP="0070023B">
      <w:pPr>
        <w:spacing w:line="240" w:lineRule="auto"/>
        <w:ind w:firstLineChars="0" w:firstLine="420"/>
      </w:pPr>
      <w:r w:rsidRPr="00F17B29">
        <w:rPr>
          <w:rFonts w:hint="eastAsia"/>
        </w:rPr>
        <w:t>根据</w:t>
      </w:r>
      <w:r w:rsidR="00F40046">
        <w:rPr>
          <w:rFonts w:hint="eastAsia"/>
        </w:rPr>
        <w:t>2</w:t>
      </w:r>
      <w:r w:rsidR="00F40046">
        <w:t>.1</w:t>
      </w:r>
      <w:r w:rsidRPr="00F17B29">
        <w:rPr>
          <w:rFonts w:hint="eastAsia"/>
        </w:rPr>
        <w:t>，</w:t>
      </w:r>
      <w:r w:rsidR="00AA462A">
        <w:rPr>
          <w:noProof/>
        </w:rPr>
        <w:object w:dxaOrig="639" w:dyaOrig="279" w14:anchorId="25CDD84A">
          <v:shape id="_x0000_i1128" type="#_x0000_t75" alt="" style="width:32.4pt;height:12.8pt;mso-width-percent:0;mso-height-percent:0;mso-width-percent:0;mso-height-percent:0" o:ole="">
            <v:imagedata r:id="rId223" o:title=""/>
          </v:shape>
          <o:OLEObject Type="Embed" ProgID="Unknown" ShapeID="_x0000_i1128" DrawAspect="Content" ObjectID="_1637853050" r:id="rId224"/>
        </w:object>
      </w:r>
      <w:r w:rsidRPr="00F17B29">
        <w:rPr>
          <w:rFonts w:hint="eastAsia"/>
        </w:rPr>
        <w:t>的概率等于</w:t>
      </w:r>
      <w:r w:rsidR="00F40046">
        <w:rPr>
          <w:rFonts w:hint="eastAsia"/>
        </w:rPr>
        <w:t>目的节点</w:t>
      </w:r>
      <w:r w:rsidR="00AA462A">
        <w:rPr>
          <w:noProof/>
        </w:rPr>
        <w:object w:dxaOrig="260" w:dyaOrig="260" w14:anchorId="73AFD68E">
          <v:shape id="_x0000_i1129" type="#_x0000_t75" alt="" style="width:12.8pt;height:12.8pt;mso-width-percent:0;mso-height-percent:0;mso-width-percent:0;mso-height-percent:0" o:ole="">
            <v:imagedata r:id="rId225" o:title=""/>
          </v:shape>
          <o:OLEObject Type="Embed" ProgID="Unknown" ShapeID="_x0000_i1129" DrawAspect="Content" ObjectID="_1637853051" r:id="rId226"/>
        </w:object>
      </w:r>
      <w:r w:rsidRPr="00F17B29">
        <w:rPr>
          <w:rFonts w:hint="eastAsia"/>
        </w:rPr>
        <w:t>位于</w:t>
      </w:r>
      <w:r w:rsidR="00AA462A">
        <w:rPr>
          <w:noProof/>
        </w:rPr>
        <w:object w:dxaOrig="279" w:dyaOrig="279" w14:anchorId="7D21A85B">
          <v:shape id="_x0000_i1130" type="#_x0000_t75" alt="" style="width:12.8pt;height:12.8pt;mso-width-percent:0;mso-height-percent:0;mso-width-percent:0;mso-height-percent:0" o:ole="">
            <v:imagedata r:id="rId227" o:title=""/>
          </v:shape>
          <o:OLEObject Type="Embed" ProgID="Unknown" ShapeID="_x0000_i1130" DrawAspect="Content" ObjectID="_1637853052" r:id="rId228"/>
        </w:object>
      </w:r>
      <w:proofErr w:type="gramStart"/>
      <w:r w:rsidRPr="00F17B29">
        <w:rPr>
          <w:rFonts w:hint="eastAsia"/>
        </w:rPr>
        <w:t>个</w:t>
      </w:r>
      <w:proofErr w:type="gramEnd"/>
      <w:r w:rsidRPr="00F17B29">
        <w:rPr>
          <w:rFonts w:hint="eastAsia"/>
        </w:rPr>
        <w:t>立方体之一中的概率</w:t>
      </w:r>
      <w:r w:rsidR="00F40046">
        <w:rPr>
          <w:rFonts w:hint="eastAsia"/>
        </w:rPr>
        <w:t>。设</w:t>
      </w:r>
      <w:r w:rsidR="00AA462A">
        <w:rPr>
          <w:noProof/>
        </w:rPr>
        <w:object w:dxaOrig="240" w:dyaOrig="279" w14:anchorId="0FB7D58B">
          <v:shape id="_x0000_i1131" type="#_x0000_t75" alt="" style="width:12.05pt;height:12.8pt;mso-width-percent:0;mso-height-percent:0;mso-width-percent:0;mso-height-percent:0" o:ole="">
            <v:imagedata r:id="rId229" o:title=""/>
          </v:shape>
          <o:OLEObject Type="Embed" ProgID="Unknown" ShapeID="_x0000_i1131" DrawAspect="Content" ObjectID="_1637853053" r:id="rId230"/>
        </w:object>
      </w:r>
      <w:r w:rsidR="00F40046">
        <w:rPr>
          <w:rFonts w:hint="eastAsia"/>
        </w:rPr>
        <w:t>为距离源节点</w:t>
      </w:r>
      <w:r w:rsidR="00AA462A">
        <w:rPr>
          <w:noProof/>
        </w:rPr>
        <w:object w:dxaOrig="220" w:dyaOrig="279" w14:anchorId="09B70B0D">
          <v:shape id="_x0000_i1132" type="#_x0000_t75" alt="" style="width:11.3pt;height:12.8pt;mso-width-percent:0;mso-height-percent:0;mso-width-percent:0;mso-height-percent:0" o:ole="">
            <v:imagedata r:id="rId231" o:title=""/>
          </v:shape>
          <o:OLEObject Type="Embed" ProgID="Unknown" ShapeID="_x0000_i1132" DrawAspect="Content" ObjectID="_1637853054" r:id="rId232"/>
        </w:object>
      </w:r>
      <w:proofErr w:type="gramStart"/>
      <w:r w:rsidR="00F40046">
        <w:rPr>
          <w:rFonts w:hint="eastAsia"/>
        </w:rPr>
        <w:t>跳数</w:t>
      </w:r>
      <w:proofErr w:type="gramEnd"/>
      <w:r w:rsidR="00AA462A">
        <w:rPr>
          <w:noProof/>
        </w:rPr>
        <w:object w:dxaOrig="639" w:dyaOrig="279" w14:anchorId="3D08A3A5">
          <v:shape id="_x0000_i1133" type="#_x0000_t75" alt="" style="width:32.4pt;height:12.8pt;mso-width-percent:0;mso-height-percent:0;mso-width-percent:0;mso-height-percent:0" o:ole="">
            <v:imagedata r:id="rId233" o:title=""/>
          </v:shape>
          <o:OLEObject Type="Embed" ProgID="Unknown" ShapeID="_x0000_i1133" DrawAspect="Content" ObjectID="_1637853055" r:id="rId234"/>
        </w:object>
      </w:r>
      <w:r w:rsidR="00F40046">
        <w:rPr>
          <w:rFonts w:hint="eastAsia"/>
        </w:rPr>
        <w:t>的所有目的节点</w:t>
      </w:r>
      <w:r w:rsidR="00AA462A">
        <w:rPr>
          <w:noProof/>
        </w:rPr>
        <w:object w:dxaOrig="260" w:dyaOrig="260" w14:anchorId="49E3891D">
          <v:shape id="_x0000_i1134" type="#_x0000_t75" alt="" style="width:12.8pt;height:12.8pt;mso-width-percent:0;mso-height-percent:0;mso-width-percent:0;mso-height-percent:0" o:ole="">
            <v:imagedata r:id="rId235" o:title=""/>
          </v:shape>
          <o:OLEObject Type="Embed" ProgID="Unknown" ShapeID="_x0000_i1134" DrawAspect="Content" ObjectID="_1637853056" r:id="rId236"/>
        </w:object>
      </w:r>
      <w:r w:rsidR="00F40046">
        <w:rPr>
          <w:rFonts w:hint="eastAsia"/>
        </w:rPr>
        <w:t>所在立方体的集合</w:t>
      </w:r>
      <w:r w:rsidR="00AA462A">
        <w:rPr>
          <w:noProof/>
        </w:rPr>
        <w:object w:dxaOrig="1719" w:dyaOrig="400" w14:anchorId="105E0D9E">
          <v:shape id="_x0000_i1135" type="#_x0000_t75" alt="" style="width:84.8pt;height:21.1pt;mso-width-percent:0;mso-height-percent:0;mso-width-percent:0;mso-height-percent:0" o:ole="">
            <v:imagedata r:id="rId237" o:title=""/>
          </v:shape>
          <o:OLEObject Type="Embed" ProgID="Unknown" ShapeID="_x0000_i1135" DrawAspect="Content" ObjectID="_1637853057" r:id="rId238"/>
        </w:object>
      </w:r>
      <w:r w:rsidR="0070023B">
        <w:rPr>
          <w:rFonts w:hint="eastAsia"/>
        </w:rPr>
        <w:t>，</w:t>
      </w:r>
      <w:r w:rsidRPr="00F17B29">
        <w:rPr>
          <w:rFonts w:hint="eastAsia"/>
        </w:rPr>
        <w:t>所以：</w:t>
      </w:r>
    </w:p>
    <w:p w14:paraId="236A2347" w14:textId="36543294" w:rsidR="00840C46" w:rsidRDefault="00840C46" w:rsidP="0070023B">
      <w:pPr>
        <w:spacing w:line="240" w:lineRule="auto"/>
        <w:ind w:firstLineChars="0" w:firstLine="420"/>
      </w:pPr>
    </w:p>
    <w:p w14:paraId="547CC3E4" w14:textId="53F1EA19" w:rsidR="0070023B" w:rsidRPr="00F75FEA" w:rsidRDefault="00F75FEA" w:rsidP="00F75FEA">
      <w:pPr>
        <w:tabs>
          <w:tab w:val="center" w:pos="4150"/>
          <w:tab w:val="right" w:pos="10104"/>
        </w:tabs>
        <w:spacing w:line="240" w:lineRule="auto"/>
        <w:ind w:firstLineChars="0" w:firstLine="0"/>
      </w:pPr>
      <w:r>
        <w:tab/>
      </w:r>
      <w:r w:rsidR="00AA462A">
        <w:rPr>
          <w:noProof/>
        </w:rPr>
        <w:object w:dxaOrig="3640" w:dyaOrig="960" w14:anchorId="0208ACD6">
          <v:shape id="_x0000_i1136" type="#_x0000_t75" alt="" style="width:182.05pt;height:47.85pt;mso-width-percent:0;mso-height-percent:0;mso-width-percent:0;mso-height-percent:0" o:ole="">
            <v:imagedata r:id="rId239" o:title=""/>
          </v:shape>
          <o:OLEObject Type="Embed" ProgID="Unknown" ShapeID="_x0000_i1136" DrawAspect="Content" ObjectID="_1637853058" r:id="rId240"/>
        </w:object>
      </w:r>
      <w:r>
        <w:tab/>
        <w:t>(15)</w:t>
      </w:r>
    </w:p>
    <w:p w14:paraId="3CF3FDDE" w14:textId="7BD70D6D" w:rsidR="00734B28" w:rsidRPr="00734B28" w:rsidRDefault="00734B28" w:rsidP="0070023B">
      <w:pPr>
        <w:spacing w:line="240" w:lineRule="auto"/>
        <w:ind w:firstLineChars="0" w:firstLine="420"/>
      </w:pPr>
      <w:proofErr w:type="gramStart"/>
      <w:r w:rsidRPr="00734B28">
        <w:rPr>
          <w:rFonts w:hint="eastAsia"/>
        </w:rPr>
        <w:t>由于源</w:t>
      </w:r>
      <w:proofErr w:type="gramEnd"/>
      <w:r w:rsidRPr="00734B28">
        <w:rPr>
          <w:rFonts w:hint="eastAsia"/>
        </w:rPr>
        <w:t>节点</w:t>
      </w:r>
      <w:r w:rsidR="00AA462A">
        <w:rPr>
          <w:noProof/>
        </w:rPr>
        <w:object w:dxaOrig="220" w:dyaOrig="279" w14:anchorId="1B1DDE14">
          <v:shape id="_x0000_i1137" type="#_x0000_t75" alt="" style="width:11.3pt;height:12.8pt;mso-width-percent:0;mso-height-percent:0;mso-width-percent:0;mso-height-percent:0" o:ole="">
            <v:imagedata r:id="rId231" o:title=""/>
          </v:shape>
          <o:OLEObject Type="Embed" ProgID="Unknown" ShapeID="_x0000_i1137" DrawAspect="Content" ObjectID="_1637853059" r:id="rId241"/>
        </w:object>
      </w:r>
      <w:r w:rsidRPr="00734B28">
        <w:rPr>
          <w:rFonts w:hint="eastAsia"/>
        </w:rPr>
        <w:t>仅</w:t>
      </w:r>
      <w:r w:rsidR="006B3FF4">
        <w:rPr>
          <w:rFonts w:hint="eastAsia"/>
        </w:rPr>
        <w:t>向</w:t>
      </w:r>
      <w:r w:rsidR="00AA462A">
        <w:rPr>
          <w:noProof/>
        </w:rPr>
        <w:object w:dxaOrig="260" w:dyaOrig="279" w14:anchorId="5DE15289">
          <v:shape id="_x0000_i1138" type="#_x0000_t75" alt="" style="width:12.8pt;height:12.8pt;mso-width-percent:0;mso-height-percent:0;mso-width-percent:0;mso-height-percent:0" o:ole="">
            <v:imagedata r:id="rId242" o:title=""/>
          </v:shape>
          <o:OLEObject Type="Embed" ProgID="Unknown" ShapeID="_x0000_i1138" DrawAspect="Content" ObjectID="_1637853060" r:id="rId243"/>
        </w:object>
      </w:r>
      <w:r w:rsidR="006B3FF4">
        <w:rPr>
          <w:rFonts w:hint="eastAsia"/>
        </w:rPr>
        <w:t>内的节点</w:t>
      </w:r>
      <w:r w:rsidRPr="00734B28">
        <w:rPr>
          <w:rFonts w:hint="eastAsia"/>
        </w:rPr>
        <w:t>传输数据。我们有：</w:t>
      </w:r>
    </w:p>
    <w:p w14:paraId="22C15880" w14:textId="319C82C5" w:rsidR="0070023B" w:rsidRPr="00F75FEA" w:rsidRDefault="00AA462A" w:rsidP="00F75FEA">
      <w:pPr>
        <w:tabs>
          <w:tab w:val="center" w:pos="4150"/>
          <w:tab w:val="right" w:pos="10104"/>
        </w:tabs>
        <w:spacing w:line="240" w:lineRule="auto"/>
        <w:ind w:firstLineChars="0" w:firstLine="0"/>
      </w:pPr>
      <w:r>
        <w:rPr>
          <w:noProof/>
        </w:rPr>
        <w:object w:dxaOrig="4300" w:dyaOrig="400" w14:anchorId="372EB2C7">
          <v:shape id="_x0000_i1139" type="#_x0000_t75" alt="" style="width:215.25pt;height:21.1pt;mso-width-percent:0;mso-height-percent:0;mso-width-percent:0;mso-height-percent:0" o:ole="">
            <v:imagedata r:id="rId244" o:title=""/>
          </v:shape>
          <o:OLEObject Type="Embed" ProgID="Unknown" ShapeID="_x0000_i1139" DrawAspect="Content" ObjectID="_1637853061" r:id="rId245"/>
        </w:object>
      </w:r>
    </w:p>
    <w:p w14:paraId="3DC997E1" w14:textId="12429320" w:rsidR="006B3FF4" w:rsidRPr="003C7B94" w:rsidRDefault="006B3FF4" w:rsidP="0070023B">
      <w:pPr>
        <w:spacing w:line="240" w:lineRule="auto"/>
        <w:ind w:firstLineChars="0" w:firstLine="0"/>
        <w:rPr>
          <w:highlight w:val="yellow"/>
          <w:u w:val="single"/>
        </w:rPr>
      </w:pPr>
      <w:r w:rsidRPr="006B3FF4">
        <w:rPr>
          <w:rFonts w:hint="eastAsia"/>
        </w:rPr>
        <w:t>对于特定的</w:t>
      </w:r>
      <w:r w:rsidR="00AA462A">
        <w:rPr>
          <w:noProof/>
        </w:rPr>
        <w:object w:dxaOrig="620" w:dyaOrig="320" w14:anchorId="352536E6">
          <v:shape id="_x0000_i1140" type="#_x0000_t75" alt="" style="width:31.65pt;height:16.6pt;mso-width-percent:0;mso-height-percent:0;mso-width-percent:0;mso-height-percent:0" o:ole="">
            <v:imagedata r:id="rId246" o:title=""/>
          </v:shape>
          <o:OLEObject Type="Embed" ProgID="Unknown" ShapeID="_x0000_i1140" DrawAspect="Content" ObjectID="_1637853062" r:id="rId247"/>
        </w:object>
      </w:r>
      <w:r w:rsidRPr="006B3FF4">
        <w:rPr>
          <w:rFonts w:hint="eastAsia"/>
        </w:rPr>
        <w:t>，我们可以从</w:t>
      </w:r>
      <w:r w:rsidR="00F75FEA" w:rsidRPr="004806CF">
        <w:t>(10)</w:t>
      </w:r>
      <w:r w:rsidR="009F2D93">
        <w:rPr>
          <w:rFonts w:hint="eastAsia"/>
        </w:rPr>
        <w:t>和</w:t>
      </w:r>
      <w:r w:rsidR="00F75FEA" w:rsidRPr="004806CF">
        <w:t>(11)</w:t>
      </w:r>
      <w:r w:rsidRPr="006B3FF4">
        <w:rPr>
          <w:rFonts w:hint="eastAsia"/>
        </w:rPr>
        <w:t>得出条件期望：</w:t>
      </w:r>
    </w:p>
    <w:p w14:paraId="74C213CE" w14:textId="4FD847BA" w:rsidR="003C7B94" w:rsidRPr="00F75FEA" w:rsidRDefault="00F75FEA" w:rsidP="00F75FEA">
      <w:pPr>
        <w:tabs>
          <w:tab w:val="center" w:pos="4150"/>
          <w:tab w:val="right" w:pos="10104"/>
        </w:tabs>
        <w:spacing w:line="240" w:lineRule="auto"/>
        <w:ind w:firstLineChars="0" w:firstLine="0"/>
      </w:pPr>
      <w:r>
        <w:tab/>
      </w:r>
      <w:r w:rsidR="00AA462A">
        <w:rPr>
          <w:noProof/>
        </w:rPr>
        <w:object w:dxaOrig="6100" w:dyaOrig="1680" w14:anchorId="3046FB16">
          <v:shape id="_x0000_i1141" type="#_x0000_t75" alt="" style="width:305.35pt;height:84.05pt;mso-width-percent:0;mso-height-percent:0;mso-width-percent:0;mso-height-percent:0" o:ole="">
            <v:imagedata r:id="rId248" o:title=""/>
          </v:shape>
          <o:OLEObject Type="Embed" ProgID="Unknown" ShapeID="_x0000_i1141" DrawAspect="Content" ObjectID="_1637853063" r:id="rId249"/>
        </w:object>
      </w:r>
      <w:r>
        <w:tab/>
        <w:t>(16)</w:t>
      </w:r>
    </w:p>
    <w:p w14:paraId="5F57BB55" w14:textId="05684671" w:rsidR="006B3FF4" w:rsidRDefault="006B3FF4" w:rsidP="0070023B">
      <w:pPr>
        <w:spacing w:line="240" w:lineRule="auto"/>
        <w:ind w:firstLineChars="0" w:firstLine="0"/>
      </w:pPr>
      <w:r w:rsidRPr="006B3FF4">
        <w:rPr>
          <w:rFonts w:hint="eastAsia"/>
        </w:rPr>
        <w:t>因此</w:t>
      </w:r>
      <w:r>
        <w:rPr>
          <w:rFonts w:hint="eastAsia"/>
        </w:rPr>
        <w:t>根据</w:t>
      </w:r>
      <w:r w:rsidR="009F2D93" w:rsidRPr="00480EC6">
        <w:t>(6)</w:t>
      </w:r>
      <w:r w:rsidR="009F2D93" w:rsidRPr="00480EC6">
        <w:rPr>
          <w:rFonts w:hint="eastAsia"/>
        </w:rPr>
        <w:t>和</w:t>
      </w:r>
      <w:r w:rsidR="009F2D93" w:rsidRPr="00480EC6">
        <w:rPr>
          <w:rFonts w:hint="eastAsia"/>
        </w:rPr>
        <w:t>(16)</w:t>
      </w:r>
      <w:r w:rsidRPr="00480EC6">
        <w:rPr>
          <w:rFonts w:hint="eastAsia"/>
        </w:rPr>
        <w:t>可以得到</w:t>
      </w:r>
      <w:r w:rsidRPr="006B3FF4">
        <w:rPr>
          <w:rFonts w:hint="eastAsia"/>
        </w:rPr>
        <w:t>：</w:t>
      </w:r>
    </w:p>
    <w:p w14:paraId="2909CA4E" w14:textId="6A3B85DC" w:rsidR="003C7B94" w:rsidRPr="00F75FEA" w:rsidRDefault="00F75FEA" w:rsidP="00F75FEA">
      <w:pPr>
        <w:tabs>
          <w:tab w:val="center" w:pos="4150"/>
          <w:tab w:val="right" w:pos="10104"/>
        </w:tabs>
        <w:spacing w:line="240" w:lineRule="auto"/>
        <w:ind w:firstLineChars="0" w:firstLine="0"/>
      </w:pPr>
      <w:r>
        <w:tab/>
      </w:r>
      <w:r w:rsidR="00AA462A">
        <w:rPr>
          <w:noProof/>
        </w:rPr>
        <w:object w:dxaOrig="4840" w:dyaOrig="1640" w14:anchorId="44812D75">
          <v:shape id="_x0000_i1142" type="#_x0000_t75" alt="" style="width:242.4pt;height:81.8pt;mso-width-percent:0;mso-height-percent:0;mso-width-percent:0;mso-height-percent:0" o:ole="">
            <v:imagedata r:id="rId250" o:title=""/>
          </v:shape>
          <o:OLEObject Type="Embed" ProgID="Unknown" ShapeID="_x0000_i1142" DrawAspect="Content" ObjectID="_1637853064" r:id="rId251"/>
        </w:object>
      </w:r>
      <w:r>
        <w:tab/>
        <w:t>(17)</w:t>
      </w:r>
    </w:p>
    <w:p w14:paraId="6E52CF7F" w14:textId="2199D4A7" w:rsidR="00563E01" w:rsidRDefault="00563E01" w:rsidP="00563E01">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Pr>
          <w:rFonts w:ascii="宋体" w:eastAsia="宋体" w:hAnsi="宋体"/>
          <w:b w:val="0"/>
        </w:rPr>
        <w:t>3</w:t>
      </w:r>
      <w:r w:rsidRPr="007C197B">
        <w:rPr>
          <w:rFonts w:ascii="宋体" w:eastAsia="宋体" w:hAnsi="宋体"/>
          <w:b w:val="0"/>
        </w:rPr>
        <w:t>.</w:t>
      </w:r>
      <w:r>
        <w:rPr>
          <w:rFonts w:ascii="宋体" w:eastAsia="宋体" w:hAnsi="宋体"/>
          <w:b w:val="0"/>
        </w:rPr>
        <w:t>2</w:t>
      </w:r>
      <w:r w:rsidRPr="007C197B">
        <w:rPr>
          <w:rFonts w:ascii="宋体" w:eastAsia="宋体" w:hAnsi="宋体"/>
          <w:b w:val="0"/>
        </w:rPr>
        <w:t xml:space="preserve"> </w:t>
      </w:r>
      <w:r w:rsidR="00EE6C76">
        <w:rPr>
          <w:rFonts w:ascii="宋体" w:eastAsia="宋体" w:hAnsi="宋体" w:hint="eastAsia"/>
          <w:b w:val="0"/>
        </w:rPr>
        <w:t>基于连接度的节点分类</w:t>
      </w:r>
      <w:r w:rsidR="0087573F">
        <w:rPr>
          <w:rFonts w:ascii="宋体" w:eastAsia="宋体" w:hAnsi="宋体" w:hint="eastAsia"/>
          <w:b w:val="0"/>
        </w:rPr>
        <w:t>及</w:t>
      </w:r>
      <w:proofErr w:type="gramStart"/>
      <w:r w:rsidR="0087573F">
        <w:rPr>
          <w:rFonts w:ascii="宋体" w:eastAsia="宋体" w:hAnsi="宋体" w:hint="eastAsia"/>
          <w:b w:val="0"/>
        </w:rPr>
        <w:t>平均跳数分析</w:t>
      </w:r>
      <w:proofErr w:type="gramEnd"/>
    </w:p>
    <w:p w14:paraId="59149FA2" w14:textId="795FE29F" w:rsidR="00EE6C76" w:rsidRDefault="00664BD0" w:rsidP="00096BA9">
      <w:pPr>
        <w:spacing w:line="240" w:lineRule="auto"/>
        <w:ind w:firstLine="480"/>
      </w:pPr>
      <w:r w:rsidRPr="00664BD0">
        <w:rPr>
          <w:rFonts w:hint="eastAsia"/>
        </w:rPr>
        <w:t>根据无标度网络的特性，每个节点都有一个连通度，即社交群组成员数</w:t>
      </w:r>
      <w:r w:rsidR="00AA462A">
        <w:rPr>
          <w:noProof/>
        </w:rPr>
        <w:object w:dxaOrig="200" w:dyaOrig="260" w14:anchorId="4F688AAC">
          <v:shape id="_x0000_i1143" type="#_x0000_t75" alt="" style="width:9.8pt;height:12.8pt;mso-width-percent:0;mso-height-percent:0;mso-width-percent:0;mso-height-percent:0" o:ole="">
            <v:imagedata r:id="rId252" o:title=""/>
          </v:shape>
          <o:OLEObject Type="Embed" ProgID="Unknown" ShapeID="_x0000_i1143" DrawAspect="Content" ObjectID="_1637853065" r:id="rId253"/>
        </w:object>
      </w:r>
      <w:r w:rsidRPr="00664BD0">
        <w:rPr>
          <w:rFonts w:hint="eastAsia"/>
        </w:rPr>
        <w:t>。存在一个大</w:t>
      </w:r>
      <w:r>
        <w:rPr>
          <w:rFonts w:hint="eastAsia"/>
        </w:rPr>
        <w:t>数</w:t>
      </w:r>
      <w:r w:rsidR="00AA462A">
        <w:rPr>
          <w:noProof/>
        </w:rPr>
        <w:object w:dxaOrig="260" w:dyaOrig="360" w14:anchorId="74D4D6B8">
          <v:shape id="_x0000_i1144" type="#_x0000_t75" alt="" style="width:12.8pt;height:18.1pt;mso-width-percent:0;mso-height-percent:0;mso-width-percent:0;mso-height-percent:0" o:ole="">
            <v:imagedata r:id="rId254" o:title=""/>
          </v:shape>
          <o:OLEObject Type="Embed" ProgID="Unknown" ShapeID="_x0000_i1144" DrawAspect="Content" ObjectID="_1637853066" r:id="rId255"/>
        </w:object>
      </w:r>
      <w:r w:rsidRPr="00664BD0">
        <w:rPr>
          <w:rFonts w:hint="eastAsia"/>
        </w:rPr>
        <w:t>，</w:t>
      </w:r>
      <w:r>
        <w:rPr>
          <w:rFonts w:hint="eastAsia"/>
        </w:rPr>
        <w:t>将</w:t>
      </w:r>
      <w:r w:rsidRPr="00664BD0">
        <w:rPr>
          <w:rFonts w:hint="eastAsia"/>
        </w:rPr>
        <w:t>所有节点分为两类</w:t>
      </w:r>
      <w:r w:rsidRPr="00480EC6">
        <w:rPr>
          <w:rFonts w:hint="eastAsia"/>
          <w:vertAlign w:val="superscript"/>
        </w:rPr>
        <w:t>[long</w:t>
      </w:r>
      <w:r w:rsidRPr="00480EC6">
        <w:rPr>
          <w:vertAlign w:val="superscript"/>
        </w:rPr>
        <w:t>-</w:t>
      </w:r>
      <w:r w:rsidRPr="00480EC6">
        <w:rPr>
          <w:rFonts w:hint="eastAsia"/>
          <w:vertAlign w:val="superscript"/>
        </w:rPr>
        <w:t>13]</w:t>
      </w:r>
      <w:r w:rsidRPr="00664BD0">
        <w:rPr>
          <w:rFonts w:hint="eastAsia"/>
        </w:rPr>
        <w:t>。</w:t>
      </w:r>
      <w:r w:rsidR="00AA462A">
        <w:rPr>
          <w:noProof/>
        </w:rPr>
        <w:object w:dxaOrig="620" w:dyaOrig="360" w14:anchorId="754FBA73">
          <v:shape id="_x0000_i1145" type="#_x0000_t75" alt="" style="width:31.65pt;height:18.1pt;mso-width-percent:0;mso-height-percent:0;mso-width-percent:0;mso-height-percent:0" o:ole="">
            <v:imagedata r:id="rId256" o:title=""/>
          </v:shape>
          <o:OLEObject Type="Embed" ProgID="Unknown" ShapeID="_x0000_i1145" DrawAspect="Content" ObjectID="_1637853067" r:id="rId257"/>
        </w:object>
      </w:r>
      <w:r w:rsidRPr="00664BD0">
        <w:rPr>
          <w:rFonts w:hint="eastAsia"/>
        </w:rPr>
        <w:t>的节点是无标度节点，其</w:t>
      </w:r>
      <w:proofErr w:type="gramStart"/>
      <w:r w:rsidRPr="00664BD0">
        <w:rPr>
          <w:rFonts w:hint="eastAsia"/>
        </w:rPr>
        <w:t>平均跳数为</w:t>
      </w:r>
      <w:proofErr w:type="gramEnd"/>
      <w:r w:rsidR="00AA462A">
        <w:rPr>
          <w:noProof/>
        </w:rPr>
        <w:object w:dxaOrig="680" w:dyaOrig="400" w14:anchorId="5A37E3FB">
          <v:shape id="_x0000_i1146" type="#_x0000_t75" alt="" style="width:33.95pt;height:21.1pt;mso-width-percent:0;mso-height-percent:0;mso-width-percent:0;mso-height-percent:0" o:ole="">
            <v:imagedata r:id="rId258" o:title=""/>
          </v:shape>
          <o:OLEObject Type="Embed" ProgID="Unknown" ShapeID="_x0000_i1146" DrawAspect="Content" ObjectID="_1637853068" r:id="rId259"/>
        </w:object>
      </w:r>
      <w:r>
        <w:rPr>
          <w:rFonts w:hint="eastAsia"/>
        </w:rPr>
        <w:t>。</w:t>
      </w:r>
      <w:r w:rsidR="00AA462A">
        <w:rPr>
          <w:noProof/>
        </w:rPr>
        <w:object w:dxaOrig="620" w:dyaOrig="360" w14:anchorId="49960C2B">
          <v:shape id="_x0000_i1147" type="#_x0000_t75" alt="" style="width:31.65pt;height:18.1pt;mso-width-percent:0;mso-height-percent:0;mso-width-percent:0;mso-height-percent:0" o:ole="">
            <v:imagedata r:id="rId260" o:title=""/>
          </v:shape>
          <o:OLEObject Type="Embed" ProgID="Unknown" ShapeID="_x0000_i1147" DrawAspect="Content" ObjectID="_1637853069" r:id="rId261"/>
        </w:object>
      </w:r>
      <w:r w:rsidRPr="00664BD0">
        <w:rPr>
          <w:rFonts w:hint="eastAsia"/>
        </w:rPr>
        <w:t>的</w:t>
      </w:r>
      <w:r>
        <w:rPr>
          <w:rFonts w:hint="eastAsia"/>
        </w:rPr>
        <w:t>为</w:t>
      </w:r>
      <w:r w:rsidRPr="00664BD0">
        <w:rPr>
          <w:rFonts w:hint="eastAsia"/>
        </w:rPr>
        <w:t>普通节点，</w:t>
      </w:r>
      <w:proofErr w:type="gramStart"/>
      <w:r w:rsidRPr="00664BD0">
        <w:rPr>
          <w:rFonts w:hint="eastAsia"/>
        </w:rPr>
        <w:t>平均跳数为</w:t>
      </w:r>
      <w:proofErr w:type="gramEnd"/>
      <w:r w:rsidR="00AA462A">
        <w:rPr>
          <w:noProof/>
        </w:rPr>
        <w:object w:dxaOrig="720" w:dyaOrig="400" w14:anchorId="6929A1AF">
          <v:shape id="_x0000_i1148" type="#_x0000_t75" alt="" style="width:36.2pt;height:21.1pt;mso-width-percent:0;mso-height-percent:0;mso-width-percent:0;mso-height-percent:0" o:ole="">
            <v:imagedata r:id="rId262" o:title=""/>
          </v:shape>
          <o:OLEObject Type="Embed" ProgID="Unknown" ShapeID="_x0000_i1148" DrawAspect="Content" ObjectID="_1637853070" r:id="rId263"/>
        </w:object>
      </w:r>
      <w:r w:rsidRPr="00664BD0">
        <w:rPr>
          <w:rFonts w:hint="eastAsia"/>
        </w:rPr>
        <w:t>。</w:t>
      </w:r>
      <w:r>
        <w:rPr>
          <w:rFonts w:hint="eastAsia"/>
        </w:rPr>
        <w:t>这两种节点的</w:t>
      </w:r>
      <w:proofErr w:type="gramStart"/>
      <w:r>
        <w:rPr>
          <w:rFonts w:hint="eastAsia"/>
        </w:rPr>
        <w:t>平均跳数表示</w:t>
      </w:r>
      <w:proofErr w:type="gramEnd"/>
      <w:r>
        <w:rPr>
          <w:rFonts w:hint="eastAsia"/>
        </w:rPr>
        <w:t>为：</w:t>
      </w:r>
    </w:p>
    <w:p w14:paraId="639E7A9B" w14:textId="499CFB0F" w:rsidR="00664BD0" w:rsidRDefault="00F75FEA" w:rsidP="00F75FEA">
      <w:pPr>
        <w:tabs>
          <w:tab w:val="center" w:pos="4150"/>
          <w:tab w:val="right" w:pos="10104"/>
        </w:tabs>
        <w:spacing w:line="240" w:lineRule="auto"/>
        <w:ind w:firstLineChars="0" w:firstLine="0"/>
      </w:pPr>
      <w:r>
        <w:tab/>
      </w:r>
      <w:r w:rsidR="00AA462A">
        <w:rPr>
          <w:noProof/>
        </w:rPr>
        <w:object w:dxaOrig="4959" w:dyaOrig="900" w14:anchorId="54445BAC">
          <v:shape id="_x0000_i1149" type="#_x0000_t75" alt="" style="width:246.55pt;height:44.1pt;mso-width-percent:0;mso-height-percent:0;mso-width-percent:0;mso-height-percent:0" o:ole="">
            <v:imagedata r:id="rId264" o:title=""/>
          </v:shape>
          <o:OLEObject Type="Embed" ProgID="Unknown" ShapeID="_x0000_i1149" DrawAspect="Content" ObjectID="_1637853071" r:id="rId265"/>
        </w:object>
      </w:r>
      <w:r>
        <w:tab/>
        <w:t>(18)</w:t>
      </w:r>
    </w:p>
    <w:p w14:paraId="0E413448" w14:textId="779643E3" w:rsidR="00096BA9" w:rsidRDefault="00F75FEA" w:rsidP="00F75FEA">
      <w:pPr>
        <w:tabs>
          <w:tab w:val="center" w:pos="4150"/>
          <w:tab w:val="right" w:pos="10104"/>
        </w:tabs>
        <w:spacing w:line="240" w:lineRule="auto"/>
        <w:ind w:firstLineChars="0" w:firstLine="0"/>
      </w:pPr>
      <w:r>
        <w:tab/>
      </w:r>
      <w:r w:rsidR="00AA462A">
        <w:rPr>
          <w:noProof/>
        </w:rPr>
        <w:object w:dxaOrig="4959" w:dyaOrig="900" w14:anchorId="43CC65DF">
          <v:shape id="_x0000_i1150" type="#_x0000_t75" alt="" style="width:246.55pt;height:44.1pt;mso-width-percent:0;mso-height-percent:0;mso-width-percent:0;mso-height-percent:0" o:ole="">
            <v:imagedata r:id="rId266" o:title=""/>
          </v:shape>
          <o:OLEObject Type="Embed" ProgID="Unknown" ShapeID="_x0000_i1150" DrawAspect="Content" ObjectID="_1637853072" r:id="rId267"/>
        </w:object>
      </w:r>
      <w:r>
        <w:tab/>
        <w:t>(19)</w:t>
      </w:r>
    </w:p>
    <w:p w14:paraId="19D234A1" w14:textId="6BF1F59B" w:rsidR="00096BA9" w:rsidRDefault="00096BA9" w:rsidP="00096BA9">
      <w:pPr>
        <w:spacing w:line="240" w:lineRule="auto"/>
        <w:ind w:firstLineChars="0" w:firstLine="420"/>
      </w:pPr>
      <w:r>
        <w:rPr>
          <w:rFonts w:hint="eastAsia"/>
        </w:rPr>
        <w:t>根据式</w:t>
      </w:r>
      <w:r w:rsidRPr="00096BA9">
        <w:rPr>
          <w:rFonts w:hint="eastAsia"/>
          <w:highlight w:val="yellow"/>
        </w:rPr>
        <w:t>文献</w:t>
      </w:r>
      <w:r w:rsidRPr="00096BA9">
        <w:rPr>
          <w:highlight w:val="yellow"/>
        </w:rPr>
        <w:t>【</w:t>
      </w:r>
      <w:r w:rsidRPr="00096BA9">
        <w:rPr>
          <w:rFonts w:hint="eastAsia"/>
          <w:highlight w:val="yellow"/>
        </w:rPr>
        <w:t>16</w:t>
      </w:r>
      <w:r w:rsidRPr="00096BA9">
        <w:rPr>
          <w:highlight w:val="yellow"/>
        </w:rPr>
        <w:t>】</w:t>
      </w:r>
      <w:r w:rsidRPr="00096BA9">
        <w:rPr>
          <w:rFonts w:hint="eastAsia"/>
          <w:highlight w:val="yellow"/>
        </w:rPr>
        <w:t>中</w:t>
      </w:r>
      <w:r w:rsidRPr="00096BA9">
        <w:rPr>
          <w:highlight w:val="yellow"/>
        </w:rPr>
        <w:t>的公式</w:t>
      </w:r>
      <w:r w:rsidRPr="00096BA9">
        <w:rPr>
          <w:rFonts w:hint="eastAsia"/>
          <w:highlight w:val="yellow"/>
        </w:rPr>
        <w:t>7</w:t>
      </w:r>
      <w:r>
        <w:rPr>
          <w:rFonts w:hint="eastAsia"/>
        </w:rPr>
        <w:t>，</w:t>
      </w:r>
      <w:r>
        <w:t>可以得到：</w:t>
      </w:r>
    </w:p>
    <w:p w14:paraId="3C68307F" w14:textId="119245DA" w:rsidR="00096BA9" w:rsidRDefault="00480EC6" w:rsidP="00480EC6">
      <w:pPr>
        <w:tabs>
          <w:tab w:val="center" w:pos="4150"/>
          <w:tab w:val="right" w:pos="10104"/>
        </w:tabs>
        <w:spacing w:line="240" w:lineRule="auto"/>
        <w:ind w:firstLineChars="0" w:firstLine="0"/>
      </w:pPr>
      <w:r>
        <w:tab/>
      </w:r>
      <w:r w:rsidR="00AA462A">
        <w:rPr>
          <w:noProof/>
        </w:rPr>
        <w:object w:dxaOrig="4440" w:dyaOrig="1680" w14:anchorId="3DE4BDB0">
          <v:shape id="_x0000_i1151" type="#_x0000_t75" alt="" style="width:222.8pt;height:84.05pt;mso-width-percent:0;mso-height-percent:0;mso-width-percent:0;mso-height-percent:0" o:ole="">
            <v:imagedata r:id="rId268" o:title=""/>
          </v:shape>
          <o:OLEObject Type="Embed" ProgID="Unknown" ShapeID="_x0000_i1151" DrawAspect="Content" ObjectID="_1637853073" r:id="rId269"/>
        </w:object>
      </w:r>
      <w:r>
        <w:tab/>
      </w:r>
      <w:r>
        <w:rPr>
          <w:rFonts w:hint="eastAsia"/>
        </w:rPr>
        <w:t>(20)</w:t>
      </w:r>
    </w:p>
    <w:p w14:paraId="13045F4B" w14:textId="7D66BE10" w:rsidR="00096BA9" w:rsidRDefault="00A30C8D" w:rsidP="00096BA9">
      <w:pPr>
        <w:spacing w:line="240" w:lineRule="auto"/>
        <w:ind w:firstLineChars="0" w:firstLine="0"/>
      </w:pPr>
      <w:r>
        <w:tab/>
      </w:r>
      <w:r w:rsidRPr="00664BD0">
        <w:rPr>
          <w:rFonts w:hint="eastAsia"/>
        </w:rPr>
        <w:t>根据</w:t>
      </w:r>
      <w:r>
        <w:rPr>
          <w:rFonts w:hint="eastAsia"/>
        </w:rPr>
        <w:t>强大数定律</w:t>
      </w:r>
      <w:r>
        <w:t>，样本平均值收敛到期望值</w:t>
      </w:r>
      <w:r>
        <w:rPr>
          <w:rFonts w:hint="eastAsia"/>
        </w:rPr>
        <w:t>，</w:t>
      </w:r>
      <w:r>
        <w:t>即：</w:t>
      </w:r>
    </w:p>
    <w:p w14:paraId="69967587" w14:textId="4FEA830E" w:rsidR="00A30C8D" w:rsidRDefault="00480EC6" w:rsidP="00480EC6">
      <w:pPr>
        <w:tabs>
          <w:tab w:val="center" w:pos="4150"/>
          <w:tab w:val="right" w:pos="10104"/>
        </w:tabs>
        <w:spacing w:line="240" w:lineRule="auto"/>
        <w:ind w:firstLineChars="0" w:firstLine="0"/>
      </w:pPr>
      <w:r>
        <w:tab/>
      </w:r>
      <w:r w:rsidR="00AA462A">
        <w:rPr>
          <w:noProof/>
        </w:rPr>
        <w:object w:dxaOrig="1840" w:dyaOrig="660" w14:anchorId="1CDC9218">
          <v:shape id="_x0000_i1152" type="#_x0000_t75" alt="" style="width:92.35pt;height:33.15pt;mso-width-percent:0;mso-height-percent:0;mso-width-percent:0;mso-height-percent:0" o:ole="">
            <v:imagedata r:id="rId270" o:title=""/>
          </v:shape>
          <o:OLEObject Type="Embed" ProgID="Unknown" ShapeID="_x0000_i1152" DrawAspect="Content" ObjectID="_1637853074" r:id="rId271"/>
        </w:object>
      </w:r>
      <w:r>
        <w:tab/>
      </w:r>
      <w:r>
        <w:rPr>
          <w:rFonts w:hint="eastAsia"/>
        </w:rPr>
        <w:t>(21)</w:t>
      </w:r>
    </w:p>
    <w:p w14:paraId="393BDABB" w14:textId="68BB02B2" w:rsidR="00A30C8D" w:rsidRDefault="00A30C8D" w:rsidP="00A30C8D">
      <w:pPr>
        <w:spacing w:line="240" w:lineRule="auto"/>
        <w:ind w:firstLineChars="0" w:firstLine="0"/>
      </w:pPr>
      <w:r>
        <w:rPr>
          <w:rFonts w:hint="eastAsia"/>
        </w:rPr>
        <w:lastRenderedPageBreak/>
        <w:t>因此，</w:t>
      </w:r>
    </w:p>
    <w:p w14:paraId="696351BC" w14:textId="239341B2" w:rsidR="00A30C8D" w:rsidRDefault="00480EC6" w:rsidP="00480EC6">
      <w:pPr>
        <w:tabs>
          <w:tab w:val="center" w:pos="4150"/>
          <w:tab w:val="right" w:pos="10104"/>
        </w:tabs>
        <w:spacing w:line="240" w:lineRule="auto"/>
        <w:ind w:firstLineChars="0" w:firstLine="0"/>
      </w:pPr>
      <w:r>
        <w:tab/>
      </w:r>
      <w:r w:rsidR="00AA462A">
        <w:rPr>
          <w:noProof/>
        </w:rPr>
        <w:object w:dxaOrig="2720" w:dyaOrig="780" w14:anchorId="02F3767A">
          <v:shape id="_x0000_i1153" type="#_x0000_t75" alt="" style="width:136.45pt;height:38.85pt;mso-width-percent:0;mso-height-percent:0;mso-width-percent:0;mso-height-percent:0" o:ole="">
            <v:imagedata r:id="rId272" o:title=""/>
          </v:shape>
          <o:OLEObject Type="Embed" ProgID="Unknown" ShapeID="_x0000_i1153" DrawAspect="Content" ObjectID="_1637853075" r:id="rId273"/>
        </w:object>
      </w:r>
      <w:r>
        <w:tab/>
      </w:r>
      <w:r>
        <w:rPr>
          <w:rFonts w:hint="eastAsia"/>
        </w:rPr>
        <w:t>(22)</w:t>
      </w:r>
    </w:p>
    <w:p w14:paraId="1BD50404" w14:textId="4D233621" w:rsidR="008A18CE" w:rsidRDefault="008A18CE" w:rsidP="008A18CE">
      <w:pPr>
        <w:spacing w:line="240" w:lineRule="auto"/>
        <w:ind w:firstLineChars="0" w:firstLine="0"/>
      </w:pPr>
      <w:r>
        <w:tab/>
      </w:r>
      <w:r>
        <w:rPr>
          <w:rFonts w:hint="eastAsia"/>
        </w:rPr>
        <w:t>根据</w:t>
      </w:r>
      <w:r w:rsidRPr="008A18CE">
        <w:rPr>
          <w:highlight w:val="yellow"/>
        </w:rPr>
        <w:t>long</w:t>
      </w:r>
      <w:r w:rsidRPr="008A18CE">
        <w:rPr>
          <w:rFonts w:hint="eastAsia"/>
          <w:highlight w:val="yellow"/>
        </w:rPr>
        <w:t>文献</w:t>
      </w:r>
      <w:r w:rsidRPr="008A18CE">
        <w:rPr>
          <w:rFonts w:hint="eastAsia"/>
          <w:highlight w:val="yellow"/>
        </w:rPr>
        <w:t>15</w:t>
      </w:r>
      <w:r w:rsidRPr="008A18CE">
        <w:rPr>
          <w:rFonts w:hint="eastAsia"/>
          <w:highlight w:val="yellow"/>
        </w:rPr>
        <w:t>中</w:t>
      </w:r>
      <w:r w:rsidRPr="008A18CE">
        <w:rPr>
          <w:highlight w:val="yellow"/>
        </w:rPr>
        <w:t>的公式</w:t>
      </w:r>
      <w:r w:rsidRPr="008A18CE">
        <w:rPr>
          <w:rFonts w:hint="eastAsia"/>
          <w:highlight w:val="yellow"/>
        </w:rPr>
        <w:t>36</w:t>
      </w:r>
      <w:r>
        <w:rPr>
          <w:rFonts w:hint="eastAsia"/>
        </w:rPr>
        <w:t>，</w:t>
      </w:r>
      <w:r w:rsidR="00AA462A">
        <w:rPr>
          <w:noProof/>
        </w:rPr>
        <w:object w:dxaOrig="1620" w:dyaOrig="460" w14:anchorId="11C721FF">
          <v:shape id="_x0000_i1154" type="#_x0000_t75" alt="" style="width:81.05pt;height:22.6pt;mso-width-percent:0;mso-height-percent:0;mso-width-percent:0;mso-height-percent:0" o:ole="">
            <v:imagedata r:id="rId274" o:title=""/>
          </v:shape>
          <o:OLEObject Type="Embed" ProgID="Unknown" ShapeID="_x0000_i1154" DrawAspect="Content" ObjectID="_1637853076" r:id="rId275"/>
        </w:object>
      </w:r>
      <w:r>
        <w:rPr>
          <w:rFonts w:hint="eastAsia"/>
        </w:rPr>
        <w:t>。</w:t>
      </w:r>
      <w:r>
        <w:t>同时，</w:t>
      </w:r>
      <w:r>
        <w:rPr>
          <w:rFonts w:hint="eastAsia"/>
        </w:rPr>
        <w:t>如果</w:t>
      </w:r>
      <w:r w:rsidR="00AA462A">
        <w:rPr>
          <w:noProof/>
        </w:rPr>
        <w:object w:dxaOrig="520" w:dyaOrig="320" w14:anchorId="6E7A434F">
          <v:shape id="_x0000_i1155" type="#_x0000_t75" alt="" style="width:26.4pt;height:16.6pt;mso-width-percent:0;mso-height-percent:0;mso-width-percent:0;mso-height-percent:0" o:ole="">
            <v:imagedata r:id="rId276" o:title=""/>
          </v:shape>
          <o:OLEObject Type="Embed" ProgID="Unknown" ShapeID="_x0000_i1155" DrawAspect="Content" ObjectID="_1637853077" r:id="rId277"/>
        </w:object>
      </w:r>
      <w:r>
        <w:rPr>
          <w:rFonts w:hint="eastAsia"/>
        </w:rPr>
        <w:t>，</w:t>
      </w:r>
      <w:r>
        <w:t>则</w:t>
      </w:r>
      <w:r w:rsidR="00AA462A">
        <w:rPr>
          <w:noProof/>
        </w:rPr>
        <w:object w:dxaOrig="740" w:dyaOrig="720" w14:anchorId="0723C792">
          <v:shape id="_x0000_i1156" type="#_x0000_t75" alt="" style="width:36.55pt;height:36.2pt;mso-width-percent:0;mso-height-percent:0;mso-width-percent:0;mso-height-percent:0" o:ole="">
            <v:imagedata r:id="rId278" o:title=""/>
          </v:shape>
          <o:OLEObject Type="Embed" ProgID="Unknown" ShapeID="_x0000_i1156" DrawAspect="Content" ObjectID="_1637853078" r:id="rId279"/>
        </w:object>
      </w:r>
      <w:r>
        <w:rPr>
          <w:rFonts w:hint="eastAsia"/>
        </w:rPr>
        <w:t>和</w:t>
      </w:r>
      <w:r w:rsidR="00AA462A">
        <w:rPr>
          <w:noProof/>
        </w:rPr>
        <w:object w:dxaOrig="639" w:dyaOrig="400" w14:anchorId="0A06BD7E">
          <v:shape id="_x0000_i1157" type="#_x0000_t75" alt="" style="width:32.4pt;height:21.1pt;mso-width-percent:0;mso-height-percent:0;mso-width-percent:0;mso-height-percent:0" o:ole="">
            <v:imagedata r:id="rId280" o:title=""/>
          </v:shape>
          <o:OLEObject Type="Embed" ProgID="Unknown" ShapeID="_x0000_i1157" DrawAspect="Content" ObjectID="_1637853079" r:id="rId281"/>
        </w:object>
      </w:r>
      <w:r>
        <w:rPr>
          <w:rFonts w:hint="eastAsia"/>
        </w:rPr>
        <w:t>均为</w:t>
      </w:r>
      <w:r>
        <w:t>黎曼</w:t>
      </w:r>
      <w:r>
        <w:t>Zeta</w:t>
      </w:r>
      <w:r>
        <w:t>函数的部分和，</w:t>
      </w:r>
      <w:r>
        <w:rPr>
          <w:rFonts w:hint="eastAsia"/>
        </w:rPr>
        <w:t>具有</w:t>
      </w:r>
      <w:r>
        <w:t>如下性质：</w:t>
      </w:r>
    </w:p>
    <w:p w14:paraId="14EFE7F4" w14:textId="5CC73B68" w:rsidR="008A18CE" w:rsidRDefault="00480EC6" w:rsidP="00480EC6">
      <w:pPr>
        <w:tabs>
          <w:tab w:val="center" w:pos="4150"/>
          <w:tab w:val="right" w:pos="10104"/>
        </w:tabs>
        <w:spacing w:line="240" w:lineRule="auto"/>
        <w:ind w:firstLineChars="0" w:firstLine="0"/>
      </w:pPr>
      <w:r>
        <w:tab/>
      </w:r>
      <w:r w:rsidR="00AA462A">
        <w:rPr>
          <w:noProof/>
        </w:rPr>
        <w:object w:dxaOrig="2980" w:dyaOrig="720" w14:anchorId="20A0F925">
          <v:shape id="_x0000_i1158" type="#_x0000_t75" alt="" style="width:148.5pt;height:36.2pt;mso-width-percent:0;mso-height-percent:0;mso-width-percent:0;mso-height-percent:0" o:ole="">
            <v:imagedata r:id="rId282" o:title=""/>
          </v:shape>
          <o:OLEObject Type="Embed" ProgID="Unknown" ShapeID="_x0000_i1158" DrawAspect="Content" ObjectID="_1637853080" r:id="rId283"/>
        </w:object>
      </w:r>
      <w:r>
        <w:tab/>
      </w:r>
      <w:r>
        <w:rPr>
          <w:rFonts w:hint="eastAsia"/>
        </w:rPr>
        <w:t>(23)</w:t>
      </w:r>
    </w:p>
    <w:p w14:paraId="64DE6DBB" w14:textId="576FEA26" w:rsidR="00971214" w:rsidRDefault="008A18CE" w:rsidP="008A18CE">
      <w:pPr>
        <w:spacing w:line="240" w:lineRule="auto"/>
        <w:ind w:firstLineChars="0" w:firstLine="0"/>
      </w:pPr>
      <w:r>
        <w:rPr>
          <w:rFonts w:hint="eastAsia"/>
        </w:rPr>
        <w:t>因此</w:t>
      </w:r>
      <w:r>
        <w:t>，</w:t>
      </w:r>
      <w:r w:rsidR="00971214">
        <w:rPr>
          <w:rFonts w:hint="eastAsia"/>
        </w:rPr>
        <w:t>可求得</w:t>
      </w:r>
      <w:r w:rsidR="00AA462A">
        <w:rPr>
          <w:noProof/>
        </w:rPr>
        <w:object w:dxaOrig="680" w:dyaOrig="400" w14:anchorId="645F7665">
          <v:shape id="_x0000_i1159" type="#_x0000_t75" alt="" style="width:33.95pt;height:21.1pt;mso-width-percent:0;mso-height-percent:0;mso-width-percent:0;mso-height-percent:0" o:ole="">
            <v:imagedata r:id="rId284" o:title=""/>
          </v:shape>
          <o:OLEObject Type="Embed" ProgID="Unknown" ShapeID="_x0000_i1159" DrawAspect="Content" ObjectID="_1637853081" r:id="rId285"/>
        </w:object>
      </w:r>
      <w:r w:rsidR="00971214">
        <w:rPr>
          <w:rFonts w:hint="eastAsia"/>
        </w:rPr>
        <w:t>为</w:t>
      </w:r>
      <w:r w:rsidR="00971214">
        <w:t>：</w:t>
      </w:r>
    </w:p>
    <w:p w14:paraId="7B76AA6A" w14:textId="42D95244" w:rsidR="00971214" w:rsidRDefault="00480EC6" w:rsidP="00480EC6">
      <w:pPr>
        <w:tabs>
          <w:tab w:val="center" w:pos="4150"/>
          <w:tab w:val="right" w:pos="10104"/>
        </w:tabs>
        <w:spacing w:line="240" w:lineRule="auto"/>
        <w:ind w:firstLineChars="0" w:firstLine="0"/>
      </w:pPr>
      <w:r>
        <w:tab/>
      </w:r>
      <w:r w:rsidR="00AA462A">
        <w:rPr>
          <w:noProof/>
        </w:rPr>
        <w:object w:dxaOrig="3379" w:dyaOrig="760" w14:anchorId="767C0063">
          <v:shape id="_x0000_i1160" type="#_x0000_t75" alt="" style="width:167.75pt;height:38.45pt;mso-width-percent:0;mso-height-percent:0;mso-width-percent:0;mso-height-percent:0" o:ole="">
            <v:imagedata r:id="rId286" o:title=""/>
          </v:shape>
          <o:OLEObject Type="Embed" ProgID="Unknown" ShapeID="_x0000_i1160" DrawAspect="Content" ObjectID="_1637853082" r:id="rId287"/>
        </w:object>
      </w:r>
      <w:r>
        <w:tab/>
      </w:r>
      <w:r>
        <w:rPr>
          <w:rFonts w:hint="eastAsia"/>
        </w:rPr>
        <w:t>(24)</w:t>
      </w:r>
    </w:p>
    <w:p w14:paraId="7D4AC0D6" w14:textId="0BC81391" w:rsidR="00971214" w:rsidRDefault="00971214" w:rsidP="00971214">
      <w:pPr>
        <w:spacing w:line="240" w:lineRule="auto"/>
        <w:ind w:firstLineChars="0" w:firstLine="0"/>
      </w:pPr>
      <w:r>
        <w:rPr>
          <w:rFonts w:hint="eastAsia"/>
        </w:rPr>
        <w:t>如果</w:t>
      </w:r>
      <w:r w:rsidR="00AA462A">
        <w:rPr>
          <w:noProof/>
        </w:rPr>
        <w:object w:dxaOrig="859" w:dyaOrig="320" w14:anchorId="06F6E42F">
          <v:shape id="_x0000_i1161" type="#_x0000_t75" alt="" style="width:42.6pt;height:16.6pt;mso-width-percent:0;mso-height-percent:0;mso-width-percent:0;mso-height-percent:0" o:ole="">
            <v:imagedata r:id="rId288" o:title=""/>
          </v:shape>
          <o:OLEObject Type="Embed" ProgID="Unknown" ShapeID="_x0000_i1161" DrawAspect="Content" ObjectID="_1637853083" r:id="rId289"/>
        </w:object>
      </w:r>
      <w:r>
        <w:rPr>
          <w:rFonts w:hint="eastAsia"/>
        </w:rPr>
        <w:t>，</w:t>
      </w:r>
      <w:r>
        <w:t>容易得知</w:t>
      </w:r>
      <w:r w:rsidR="00AA462A">
        <w:rPr>
          <w:noProof/>
        </w:rPr>
        <w:object w:dxaOrig="1540" w:dyaOrig="720" w14:anchorId="20086135">
          <v:shape id="_x0000_i1162" type="#_x0000_t75" alt="" style="width:78.8pt;height:36.2pt;mso-width-percent:0;mso-height-percent:0;mso-width-percent:0;mso-height-percent:0" o:ole="">
            <v:imagedata r:id="rId290" o:title=""/>
          </v:shape>
          <o:OLEObject Type="Embed" ProgID="Unknown" ShapeID="_x0000_i1162" DrawAspect="Content" ObjectID="_1637853084" r:id="rId291"/>
        </w:object>
      </w:r>
      <w:r>
        <w:rPr>
          <w:rFonts w:hint="eastAsia"/>
        </w:rPr>
        <w:t>，</w:t>
      </w:r>
      <w:r>
        <w:t>因此</w:t>
      </w:r>
      <w:r>
        <w:rPr>
          <w:rFonts w:hint="eastAsia"/>
        </w:rPr>
        <w:t>此时</w:t>
      </w:r>
      <w:r w:rsidR="00AA462A">
        <w:rPr>
          <w:noProof/>
        </w:rPr>
        <w:object w:dxaOrig="680" w:dyaOrig="400" w14:anchorId="024126B2">
          <v:shape id="_x0000_i1163" type="#_x0000_t75" alt="" style="width:33.95pt;height:21.1pt;mso-width-percent:0;mso-height-percent:0;mso-width-percent:0;mso-height-percent:0" o:ole="">
            <v:imagedata r:id="rId284" o:title=""/>
          </v:shape>
          <o:OLEObject Type="Embed" ProgID="Unknown" ShapeID="_x0000_i1163" DrawAspect="Content" ObjectID="_1637853085" r:id="rId292"/>
        </w:object>
      </w:r>
      <w:r w:rsidR="003D6D20">
        <w:rPr>
          <w:rFonts w:hint="eastAsia"/>
        </w:rPr>
        <w:t>表达式</w:t>
      </w:r>
      <w:r>
        <w:rPr>
          <w:rFonts w:hint="eastAsia"/>
        </w:rPr>
        <w:t>与</w:t>
      </w:r>
      <w:r w:rsidR="008F3F0C">
        <w:rPr>
          <w:rFonts w:hint="eastAsia"/>
        </w:rPr>
        <w:t>(24)</w:t>
      </w:r>
      <w:r>
        <w:rPr>
          <w:rFonts w:hint="eastAsia"/>
        </w:rPr>
        <w:t>相等</w:t>
      </w:r>
      <w:r>
        <w:t>。</w:t>
      </w:r>
    </w:p>
    <w:p w14:paraId="2512EAE0" w14:textId="2533F38F" w:rsidR="00327728" w:rsidRDefault="00327728" w:rsidP="00971214">
      <w:pPr>
        <w:spacing w:line="240" w:lineRule="auto"/>
        <w:ind w:firstLineChars="0" w:firstLine="0"/>
      </w:pPr>
      <w:r>
        <w:tab/>
      </w:r>
      <w:r w:rsidR="00AA462A">
        <w:rPr>
          <w:noProof/>
        </w:rPr>
        <w:object w:dxaOrig="279" w:dyaOrig="360" w14:anchorId="46B8A287">
          <v:shape id="_x0000_i1164" type="#_x0000_t75" alt="" style="width:13.55pt;height:18.1pt;mso-width-percent:0;mso-height-percent:0;mso-width-percent:0;mso-height-percent:0" o:ole="">
            <v:imagedata r:id="rId293" o:title=""/>
          </v:shape>
          <o:OLEObject Type="Embed" ProgID="Unknown" ShapeID="_x0000_i1164" DrawAspect="Content" ObjectID="_1637853086" r:id="rId294"/>
        </w:object>
      </w:r>
      <w:r>
        <w:rPr>
          <w:rFonts w:hint="eastAsia"/>
        </w:rPr>
        <w:t>为源节点与目的节点之间的距离跳数，即</w:t>
      </w:r>
      <w:r w:rsidR="00AA462A">
        <w:rPr>
          <w:noProof/>
        </w:rPr>
        <w:object w:dxaOrig="1100" w:dyaOrig="400" w14:anchorId="0073308D">
          <v:shape id="_x0000_i1165" type="#_x0000_t75" alt="" style="width:54.65pt;height:20.35pt;mso-width-percent:0;mso-height-percent:0;mso-width-percent:0;mso-height-percent:0" o:ole="">
            <v:imagedata r:id="rId295" o:title=""/>
          </v:shape>
          <o:OLEObject Type="Embed" ProgID="Unknown" ShapeID="_x0000_i1165" DrawAspect="Content" ObjectID="_1637853087" r:id="rId296"/>
        </w:object>
      </w:r>
      <w:r>
        <w:rPr>
          <w:rFonts w:hint="eastAsia"/>
        </w:rPr>
        <w:t>。关于变量</w:t>
      </w:r>
      <w:r w:rsidR="00AA462A">
        <w:rPr>
          <w:noProof/>
        </w:rPr>
        <w:object w:dxaOrig="260" w:dyaOrig="360" w14:anchorId="6A829EAA">
          <v:shape id="_x0000_i1166" type="#_x0000_t75" alt="" style="width:12.8pt;height:18.1pt;mso-width-percent:0;mso-height-percent:0;mso-width-percent:0;mso-height-percent:0" o:ole="">
            <v:imagedata r:id="rId297" o:title=""/>
          </v:shape>
          <o:OLEObject Type="Embed" ProgID="Unknown" ShapeID="_x0000_i1166" DrawAspect="Content" ObjectID="_1637853088" r:id="rId298"/>
        </w:object>
      </w:r>
      <w:r>
        <w:rPr>
          <w:rFonts w:hint="eastAsia"/>
        </w:rPr>
        <w:t>和</w:t>
      </w:r>
      <w:r w:rsidR="00AA462A">
        <w:rPr>
          <w:noProof/>
        </w:rPr>
        <w:object w:dxaOrig="139" w:dyaOrig="279" w14:anchorId="5FE7F207">
          <v:shape id="_x0000_i1167" type="#_x0000_t75" alt="" style="width:7.55pt;height:13.55pt;mso-width-percent:0;mso-height-percent:0;mso-width-percent:0;mso-height-percent:0" o:ole="">
            <v:imagedata r:id="rId299" o:title=""/>
          </v:shape>
          <o:OLEObject Type="Embed" ProgID="Unknown" ShapeID="_x0000_i1167" DrawAspect="Content" ObjectID="_1637853089" r:id="rId300"/>
        </w:object>
      </w:r>
      <w:r>
        <w:rPr>
          <w:rFonts w:hint="eastAsia"/>
        </w:rPr>
        <w:t>的两项求和则表示所有距离</w:t>
      </w:r>
      <w:r w:rsidR="00DF76A1">
        <w:rPr>
          <w:rFonts w:hint="eastAsia"/>
        </w:rPr>
        <w:t>源</w:t>
      </w:r>
      <w:proofErr w:type="gramStart"/>
      <w:r>
        <w:rPr>
          <w:rFonts w:hint="eastAsia"/>
        </w:rPr>
        <w:t>节点跳数为</w:t>
      </w:r>
      <w:proofErr w:type="gramEnd"/>
      <w:r w:rsidR="00AA462A">
        <w:rPr>
          <w:noProof/>
        </w:rPr>
        <w:object w:dxaOrig="200" w:dyaOrig="220" w14:anchorId="496AE5FD">
          <v:shape id="_x0000_i1168" type="#_x0000_t75" alt="" style="width:9.8pt;height:11.3pt;mso-width-percent:0;mso-height-percent:0;mso-width-percent:0;mso-height-percent:0" o:ole="">
            <v:imagedata r:id="rId301" o:title=""/>
          </v:shape>
          <o:OLEObject Type="Embed" ProgID="Unknown" ShapeID="_x0000_i1168" DrawAspect="Content" ObjectID="_1637853090" r:id="rId302"/>
        </w:object>
      </w:r>
      <w:r w:rsidR="00DF76A1">
        <w:rPr>
          <w:rFonts w:hint="eastAsia"/>
        </w:rPr>
        <w:t>的立方体内的节点总数。</w:t>
      </w:r>
      <w:proofErr w:type="gramStart"/>
      <w:r w:rsidR="00DF76A1">
        <w:rPr>
          <w:rFonts w:hint="eastAsia"/>
        </w:rPr>
        <w:t>其阶数</w:t>
      </w:r>
      <w:proofErr w:type="gramEnd"/>
      <w:r w:rsidR="00DF76A1">
        <w:rPr>
          <w:rFonts w:hint="eastAsia"/>
        </w:rPr>
        <w:t>为：</w:t>
      </w:r>
    </w:p>
    <w:p w14:paraId="5513729D" w14:textId="09671BDD" w:rsidR="00DF76A1" w:rsidRDefault="00DF76A1" w:rsidP="00DF76A1">
      <w:pPr>
        <w:tabs>
          <w:tab w:val="center" w:pos="4150"/>
          <w:tab w:val="right" w:pos="10104"/>
        </w:tabs>
        <w:spacing w:line="240" w:lineRule="auto"/>
        <w:ind w:firstLineChars="0" w:firstLine="0"/>
      </w:pPr>
      <w:r>
        <w:tab/>
      </w:r>
      <w:r w:rsidR="00AA462A">
        <w:rPr>
          <w:noProof/>
        </w:rPr>
        <w:object w:dxaOrig="3120" w:dyaOrig="480" w14:anchorId="012FF697">
          <v:shape id="_x0000_i1169" type="#_x0000_t75" alt="" style="width:156.05pt;height:24.15pt;mso-width-percent:0;mso-height-percent:0;mso-width-percent:0;mso-height-percent:0" o:ole="">
            <v:imagedata r:id="rId303" o:title=""/>
          </v:shape>
          <o:OLEObject Type="Embed" ProgID="Unknown" ShapeID="_x0000_i1169" DrawAspect="Content" ObjectID="_1637853091" r:id="rId304"/>
        </w:object>
      </w:r>
      <w:r>
        <w:tab/>
      </w:r>
      <w:r>
        <w:rPr>
          <w:rFonts w:hint="eastAsia"/>
        </w:rPr>
        <w:t>(25)</w:t>
      </w:r>
    </w:p>
    <w:p w14:paraId="53A490BA" w14:textId="035F974D" w:rsidR="00DF76A1" w:rsidRDefault="006C124A" w:rsidP="00DF76A1">
      <w:pPr>
        <w:tabs>
          <w:tab w:val="center" w:pos="4150"/>
          <w:tab w:val="right" w:pos="10104"/>
        </w:tabs>
        <w:spacing w:line="240" w:lineRule="auto"/>
        <w:ind w:firstLineChars="0" w:firstLine="0"/>
      </w:pPr>
      <w:r w:rsidRPr="006C124A">
        <w:rPr>
          <w:rFonts w:hint="eastAsia"/>
        </w:rPr>
        <w:t>当</w:t>
      </w:r>
      <w:r w:rsidR="00AA462A">
        <w:rPr>
          <w:noProof/>
        </w:rPr>
        <w:object w:dxaOrig="700" w:dyaOrig="220" w14:anchorId="48D027EB">
          <v:shape id="_x0000_i1170" type="#_x0000_t75" alt="" style="width:34.7pt;height:11.3pt;mso-width-percent:0;mso-height-percent:0;mso-width-percent:0;mso-height-percent:0" o:ole="">
            <v:imagedata r:id="rId305" o:title=""/>
          </v:shape>
          <o:OLEObject Type="Embed" ProgID="Unknown" ShapeID="_x0000_i1170" DrawAspect="Content" ObjectID="_1637853092" r:id="rId306"/>
        </w:object>
      </w:r>
      <w:r w:rsidRPr="006C124A">
        <w:rPr>
          <w:rFonts w:hint="eastAsia"/>
        </w:rPr>
        <w:t>时，近似有限和可以表示为</w:t>
      </w:r>
      <w:r w:rsidRPr="006C124A">
        <w:rPr>
          <w:rFonts w:hint="eastAsia"/>
        </w:rPr>
        <w:t>Riemann-</w:t>
      </w:r>
      <w:proofErr w:type="spellStart"/>
      <w:r w:rsidRPr="006C124A">
        <w:rPr>
          <w:rFonts w:hint="eastAsia"/>
        </w:rPr>
        <w:t>Stieltjes</w:t>
      </w:r>
      <w:proofErr w:type="spellEnd"/>
      <w:r w:rsidRPr="006C124A">
        <w:rPr>
          <w:rFonts w:hint="eastAsia"/>
        </w:rPr>
        <w:t>积分。因此，我们有：</w:t>
      </w:r>
    </w:p>
    <w:p w14:paraId="053C2484" w14:textId="7730E95C" w:rsidR="006C124A" w:rsidRDefault="006C124A" w:rsidP="00DF76A1">
      <w:pPr>
        <w:tabs>
          <w:tab w:val="center" w:pos="4150"/>
          <w:tab w:val="right" w:pos="10104"/>
        </w:tabs>
        <w:spacing w:line="240" w:lineRule="auto"/>
        <w:ind w:firstLineChars="0" w:firstLine="0"/>
      </w:pPr>
      <w:r>
        <w:tab/>
      </w:r>
      <w:r w:rsidR="00AA462A">
        <w:rPr>
          <w:noProof/>
        </w:rPr>
        <w:object w:dxaOrig="3920" w:dyaOrig="2200" w14:anchorId="792BDA00">
          <v:shape id="_x0000_i1171" type="#_x0000_t75" alt="" style="width:196.75pt;height:110.05pt;mso-width-percent:0;mso-height-percent:0;mso-width-percent:0;mso-height-percent:0" o:ole="">
            <v:imagedata r:id="rId307" o:title=""/>
          </v:shape>
          <o:OLEObject Type="Embed" ProgID="Unknown" ShapeID="_x0000_i1171" DrawAspect="Content" ObjectID="_1637853093" r:id="rId308"/>
        </w:object>
      </w:r>
      <w:r>
        <w:tab/>
      </w:r>
      <w:r>
        <w:rPr>
          <w:rFonts w:hint="eastAsia"/>
        </w:rPr>
        <w:t>(</w:t>
      </w:r>
      <w:r>
        <w:t>26</w:t>
      </w:r>
      <w:r>
        <w:rPr>
          <w:rFonts w:hint="eastAsia"/>
        </w:rPr>
        <w:t>)</w:t>
      </w:r>
    </w:p>
    <w:p w14:paraId="2A756389" w14:textId="0D1362C5" w:rsidR="006C124A" w:rsidRDefault="006C124A" w:rsidP="00DF76A1">
      <w:pPr>
        <w:tabs>
          <w:tab w:val="center" w:pos="4150"/>
          <w:tab w:val="right" w:pos="10104"/>
        </w:tabs>
        <w:spacing w:line="240" w:lineRule="auto"/>
        <w:ind w:firstLineChars="0" w:firstLine="0"/>
      </w:pPr>
      <w:r>
        <w:rPr>
          <w:rFonts w:hint="eastAsia"/>
        </w:rPr>
        <w:t>因此，对</w:t>
      </w:r>
      <w:r>
        <w:rPr>
          <w:rFonts w:hint="eastAsia"/>
        </w:rPr>
        <w:t>(</w:t>
      </w:r>
      <w:r>
        <w:t>26</w:t>
      </w:r>
      <w:r>
        <w:rPr>
          <w:rFonts w:hint="eastAsia"/>
        </w:rPr>
        <w:t>)</w:t>
      </w:r>
      <w:r>
        <w:rPr>
          <w:rFonts w:hint="eastAsia"/>
        </w:rPr>
        <w:t>进行分段积分，可以得到</w:t>
      </w:r>
      <w:r w:rsidR="00AA462A">
        <w:rPr>
          <w:noProof/>
        </w:rPr>
        <w:object w:dxaOrig="680" w:dyaOrig="400" w14:anchorId="48E03338">
          <v:shape id="_x0000_i1172" type="#_x0000_t75" alt="" style="width:33.95pt;height:20.35pt;mso-width-percent:0;mso-height-percent:0;mso-width-percent:0;mso-height-percent:0" o:ole="">
            <v:imagedata r:id="rId309" o:title=""/>
          </v:shape>
          <o:OLEObject Type="Embed" ProgID="Unknown" ShapeID="_x0000_i1172" DrawAspect="Content" ObjectID="_1637853094" r:id="rId310"/>
        </w:object>
      </w:r>
      <w:r>
        <w:rPr>
          <w:rFonts w:hint="eastAsia"/>
        </w:rPr>
        <w:t>的结果为：</w:t>
      </w:r>
    </w:p>
    <w:p w14:paraId="3BC0CA93" w14:textId="372589D8" w:rsidR="006C124A" w:rsidRDefault="00F33639" w:rsidP="00DF76A1">
      <w:pPr>
        <w:tabs>
          <w:tab w:val="center" w:pos="4150"/>
          <w:tab w:val="right" w:pos="10104"/>
        </w:tabs>
        <w:spacing w:line="240" w:lineRule="auto"/>
        <w:ind w:firstLineChars="0" w:firstLine="0"/>
      </w:pPr>
      <w:r>
        <w:tab/>
      </w:r>
      <w:r w:rsidR="00AA462A">
        <w:rPr>
          <w:noProof/>
        </w:rPr>
        <w:object w:dxaOrig="4980" w:dyaOrig="2400" w14:anchorId="10E10511">
          <v:shape id="_x0000_i1173" type="#_x0000_t75" alt="" style="width:249.15pt;height:119.85pt;mso-width-percent:0;mso-height-percent:0;mso-width-percent:0;mso-height-percent:0" o:ole="">
            <v:imagedata r:id="rId311" o:title=""/>
          </v:shape>
          <o:OLEObject Type="Embed" ProgID="Unknown" ShapeID="_x0000_i1173" DrawAspect="Content" ObjectID="_1637853095" r:id="rId312"/>
        </w:object>
      </w:r>
      <w:r>
        <w:tab/>
      </w:r>
      <w:r>
        <w:rPr>
          <w:rFonts w:hint="eastAsia"/>
        </w:rPr>
        <w:t>(</w:t>
      </w:r>
      <w:r>
        <w:t>27</w:t>
      </w:r>
      <w:r>
        <w:rPr>
          <w:rFonts w:hint="eastAsia"/>
        </w:rPr>
        <w:t>)</w:t>
      </w:r>
    </w:p>
    <w:p w14:paraId="3625E5E5" w14:textId="446D5B77" w:rsidR="00F33639" w:rsidRDefault="00F33639" w:rsidP="00DF76A1">
      <w:pPr>
        <w:tabs>
          <w:tab w:val="center" w:pos="4150"/>
          <w:tab w:val="right" w:pos="10104"/>
        </w:tabs>
        <w:spacing w:line="240" w:lineRule="auto"/>
        <w:ind w:firstLineChars="0" w:firstLine="0"/>
      </w:pPr>
      <w:r>
        <w:rPr>
          <w:rFonts w:hint="eastAsia"/>
        </w:rPr>
        <w:lastRenderedPageBreak/>
        <w:t>又</w:t>
      </w:r>
      <w:proofErr w:type="gramStart"/>
      <w:r>
        <w:rPr>
          <w:rFonts w:hint="eastAsia"/>
        </w:rPr>
        <w:t>由于跳数大于</w:t>
      </w:r>
      <w:proofErr w:type="gramEnd"/>
      <w:r>
        <w:rPr>
          <w:rFonts w:hint="eastAsia"/>
        </w:rPr>
        <w:t>等于</w:t>
      </w:r>
      <w:r>
        <w:rPr>
          <w:rFonts w:hint="eastAsia"/>
        </w:rPr>
        <w:t>1</w:t>
      </w:r>
      <w:r>
        <w:rPr>
          <w:rFonts w:hint="eastAsia"/>
        </w:rPr>
        <w:t>，</w:t>
      </w:r>
      <w:r>
        <w:rPr>
          <w:rFonts w:hint="eastAsia"/>
        </w:rPr>
        <w:t>(</w:t>
      </w:r>
      <w:r>
        <w:t>27</w:t>
      </w:r>
      <w:r>
        <w:rPr>
          <w:rFonts w:hint="eastAsia"/>
        </w:rPr>
        <w:t>)</w:t>
      </w:r>
      <w:r>
        <w:rPr>
          <w:rFonts w:hint="eastAsia"/>
        </w:rPr>
        <w:t>可进一步简化为：</w:t>
      </w:r>
    </w:p>
    <w:p w14:paraId="325ACEDB" w14:textId="3E38A4CA" w:rsidR="00F33639" w:rsidRDefault="00F33639" w:rsidP="00DF76A1">
      <w:pPr>
        <w:tabs>
          <w:tab w:val="center" w:pos="4150"/>
          <w:tab w:val="right" w:pos="10104"/>
        </w:tabs>
        <w:spacing w:line="240" w:lineRule="auto"/>
        <w:ind w:firstLineChars="0" w:firstLine="0"/>
      </w:pPr>
      <w:r>
        <w:tab/>
      </w:r>
      <w:r w:rsidR="00AA462A">
        <w:rPr>
          <w:noProof/>
        </w:rPr>
        <w:object w:dxaOrig="4099" w:dyaOrig="1440" w14:anchorId="5D083DC0">
          <v:shape id="_x0000_i1174" type="#_x0000_t75" alt="" style="width:204.7pt;height:1in;mso-width-percent:0;mso-height-percent:0;mso-width-percent:0;mso-height-percent:0" o:ole="">
            <v:imagedata r:id="rId313" o:title=""/>
          </v:shape>
          <o:OLEObject Type="Embed" ProgID="Unknown" ShapeID="_x0000_i1174" DrawAspect="Content" ObjectID="_1637853096" r:id="rId314"/>
        </w:object>
      </w:r>
      <w:r>
        <w:tab/>
      </w:r>
      <w:r>
        <w:rPr>
          <w:rFonts w:hint="eastAsia"/>
        </w:rPr>
        <w:t>(</w:t>
      </w:r>
      <w:r>
        <w:t>28</w:t>
      </w:r>
      <w:r>
        <w:rPr>
          <w:rFonts w:hint="eastAsia"/>
        </w:rPr>
        <w:t>)</w:t>
      </w:r>
    </w:p>
    <w:p w14:paraId="1E169CBF" w14:textId="53B2900F" w:rsidR="00F720BC" w:rsidRDefault="00F720BC" w:rsidP="00F720BC">
      <w:pPr>
        <w:spacing w:line="240" w:lineRule="auto"/>
        <w:ind w:firstLineChars="0" w:firstLine="0"/>
      </w:pPr>
      <w:r>
        <w:tab/>
      </w:r>
      <w:r>
        <w:rPr>
          <w:rFonts w:hint="eastAsia"/>
        </w:rPr>
        <w:t>接下来计算</w:t>
      </w:r>
      <w:r w:rsidR="00AA462A">
        <w:rPr>
          <w:noProof/>
        </w:rPr>
        <w:object w:dxaOrig="720" w:dyaOrig="400" w14:anchorId="3C0D0FD5">
          <v:shape id="_x0000_i1175" type="#_x0000_t75" alt="" style="width:36.2pt;height:20.35pt;mso-width-percent:0;mso-height-percent:0;mso-width-percent:0;mso-height-percent:0" o:ole="">
            <v:imagedata r:id="rId315" o:title=""/>
          </v:shape>
          <o:OLEObject Type="Embed" ProgID="Unknown" ShapeID="_x0000_i1175" DrawAspect="Content" ObjectID="_1637853097" r:id="rId316"/>
        </w:object>
      </w:r>
      <w:r>
        <w:rPr>
          <w:rFonts w:hint="eastAsia"/>
        </w:rPr>
        <w:t>的上界。从</w:t>
      </w:r>
      <w:r w:rsidRPr="00F720BC">
        <w:rPr>
          <w:rFonts w:hint="eastAsia"/>
          <w:highlight w:val="yellow"/>
        </w:rPr>
        <w:t>long-7</w:t>
      </w:r>
      <w:r w:rsidRPr="00F720BC">
        <w:rPr>
          <w:rFonts w:hint="eastAsia"/>
          <w:highlight w:val="yellow"/>
        </w:rPr>
        <w:t>的公式（</w:t>
      </w:r>
      <w:r w:rsidRPr="00F720BC">
        <w:rPr>
          <w:rFonts w:hint="eastAsia"/>
          <w:highlight w:val="yellow"/>
        </w:rPr>
        <w:t>21</w:t>
      </w:r>
      <w:r w:rsidRPr="00F720BC">
        <w:rPr>
          <w:rFonts w:hint="eastAsia"/>
          <w:highlight w:val="yellow"/>
        </w:rPr>
        <w:t>）</w:t>
      </w:r>
      <w:r w:rsidRPr="00F720BC">
        <w:rPr>
          <w:rFonts w:hint="eastAsia"/>
        </w:rPr>
        <w:t>可知</w:t>
      </w:r>
      <w:r>
        <w:rPr>
          <w:rFonts w:hint="eastAsia"/>
        </w:rPr>
        <w:t>，</w:t>
      </w:r>
      <w:r w:rsidR="00AA462A">
        <w:rPr>
          <w:noProof/>
        </w:rPr>
        <w:object w:dxaOrig="1260" w:dyaOrig="480" w14:anchorId="37F80809">
          <v:shape id="_x0000_i1176" type="#_x0000_t75" alt="" style="width:62.95pt;height:24.15pt;mso-width-percent:0;mso-height-percent:0;mso-width-percent:0;mso-height-percent:0" o:ole="">
            <v:imagedata r:id="rId317" o:title=""/>
          </v:shape>
          <o:OLEObject Type="Embed" ProgID="Unknown" ShapeID="_x0000_i1176" DrawAspect="Content" ObjectID="_1637853098" r:id="rId318"/>
        </w:object>
      </w:r>
      <w:r w:rsidR="00EF0A10">
        <w:rPr>
          <w:rFonts w:hint="eastAsia"/>
        </w:rPr>
        <w:t>和</w:t>
      </w:r>
      <w:r w:rsidR="00AA462A">
        <w:rPr>
          <w:noProof/>
        </w:rPr>
        <w:object w:dxaOrig="1260" w:dyaOrig="400" w14:anchorId="30E833FC">
          <v:shape id="_x0000_i1177" type="#_x0000_t75" alt="" style="width:62.95pt;height:20.35pt;mso-width-percent:0;mso-height-percent:0;mso-width-percent:0;mso-height-percent:0" o:ole="">
            <v:imagedata r:id="rId319" o:title=""/>
          </v:shape>
          <o:OLEObject Type="Embed" ProgID="Unknown" ShapeID="_x0000_i1177" DrawAspect="Content" ObjectID="_1637853099" r:id="rId320"/>
        </w:object>
      </w:r>
      <w:r w:rsidR="00EF0A10">
        <w:rPr>
          <w:rFonts w:hint="eastAsia"/>
        </w:rPr>
        <w:t>拥有相同的渐进上界。</w:t>
      </w:r>
      <w:r w:rsidR="00EF0A10" w:rsidRPr="00EF0A10">
        <w:rPr>
          <w:rFonts w:hint="eastAsia"/>
        </w:rPr>
        <w:t>利用</w:t>
      </w:r>
      <w:r w:rsidR="00EF0A10" w:rsidRPr="00EF0A10">
        <w:rPr>
          <w:rFonts w:hint="eastAsia"/>
          <w:highlight w:val="yellow"/>
        </w:rPr>
        <w:t>[long16]</w:t>
      </w:r>
      <w:r w:rsidR="00EF0A10" w:rsidRPr="00EF0A10">
        <w:rPr>
          <w:rFonts w:hint="eastAsia"/>
        </w:rPr>
        <w:t>中的结论，</w:t>
      </w:r>
      <w:r w:rsidR="00EF0A10">
        <w:rPr>
          <w:rFonts w:hint="eastAsia"/>
        </w:rPr>
        <w:t>可以</w:t>
      </w:r>
      <w:r w:rsidR="00EF0A10" w:rsidRPr="00EF0A10">
        <w:rPr>
          <w:rFonts w:hint="eastAsia"/>
        </w:rPr>
        <w:t>得到</w:t>
      </w:r>
      <w:r w:rsidR="00EF0A10">
        <w:rPr>
          <w:rFonts w:hint="eastAsia"/>
        </w:rPr>
        <w:t>：</w:t>
      </w:r>
    </w:p>
    <w:p w14:paraId="044D7F0F" w14:textId="7C2EA52F" w:rsidR="00EF0A10" w:rsidRDefault="00EF0A10" w:rsidP="00EF0A10">
      <w:pPr>
        <w:tabs>
          <w:tab w:val="center" w:pos="4150"/>
          <w:tab w:val="right" w:pos="10104"/>
        </w:tabs>
        <w:spacing w:line="240" w:lineRule="auto"/>
        <w:ind w:firstLineChars="0" w:firstLine="0"/>
      </w:pPr>
      <w:r>
        <w:tab/>
      </w:r>
      <w:r w:rsidR="00AA462A">
        <w:rPr>
          <w:noProof/>
        </w:rPr>
        <w:object w:dxaOrig="6700" w:dyaOrig="880" w14:anchorId="695FC9FD">
          <v:shape id="_x0000_i1178" type="#_x0000_t75" alt="" style="width:335.85pt;height:44.1pt;mso-width-percent:0;mso-height-percent:0;mso-width-percent:0;mso-height-percent:0" o:ole="">
            <v:imagedata r:id="rId321" o:title=""/>
          </v:shape>
          <o:OLEObject Type="Embed" ProgID="Unknown" ShapeID="_x0000_i1178" DrawAspect="Content" ObjectID="_1637853100" r:id="rId322"/>
        </w:object>
      </w:r>
      <w:r>
        <w:tab/>
      </w:r>
      <w:r>
        <w:rPr>
          <w:rFonts w:hint="eastAsia"/>
        </w:rPr>
        <w:t>(</w:t>
      </w:r>
      <w:r>
        <w:t>29</w:t>
      </w:r>
      <w:r>
        <w:rPr>
          <w:rFonts w:hint="eastAsia"/>
        </w:rPr>
        <w:t>)</w:t>
      </w:r>
    </w:p>
    <w:p w14:paraId="526BE8AA" w14:textId="5A00DEE9" w:rsidR="00EF0A10" w:rsidRDefault="0043662A" w:rsidP="00EF0A10">
      <w:pPr>
        <w:tabs>
          <w:tab w:val="center" w:pos="4150"/>
          <w:tab w:val="right" w:pos="10104"/>
        </w:tabs>
        <w:spacing w:line="240" w:lineRule="auto"/>
        <w:ind w:firstLineChars="0" w:firstLine="0"/>
      </w:pPr>
      <w:r>
        <w:rPr>
          <w:rFonts w:hint="eastAsia"/>
        </w:rPr>
        <w:t>根据</w:t>
      </w:r>
      <w:r w:rsidRPr="00EC1F14">
        <w:rPr>
          <w:rFonts w:hint="eastAsia"/>
          <w:highlight w:val="yellow"/>
        </w:rPr>
        <w:t>[long</w:t>
      </w:r>
      <w:r w:rsidRPr="00EC1F14">
        <w:rPr>
          <w:highlight w:val="yellow"/>
        </w:rPr>
        <w:t>-16]</w:t>
      </w:r>
      <w:r w:rsidRPr="00EC1F14">
        <w:rPr>
          <w:rFonts w:hint="eastAsia"/>
          <w:highlight w:val="yellow"/>
        </w:rPr>
        <w:t>中的</w:t>
      </w:r>
      <w:r w:rsidRPr="00EC1F14">
        <w:rPr>
          <w:rFonts w:hint="eastAsia"/>
          <w:highlight w:val="yellow"/>
        </w:rPr>
        <w:t>lemma 4</w:t>
      </w:r>
      <w:r>
        <w:rPr>
          <w:rFonts w:hint="eastAsia"/>
        </w:rPr>
        <w:t>，当</w:t>
      </w:r>
      <w:r w:rsidR="00AA462A">
        <w:rPr>
          <w:noProof/>
        </w:rPr>
        <w:object w:dxaOrig="620" w:dyaOrig="360" w14:anchorId="29BEFE47">
          <v:shape id="_x0000_i1179" type="#_x0000_t75" alt="" style="width:31.65pt;height:18.1pt;mso-width-percent:0;mso-height-percent:0;mso-width-percent:0;mso-height-percent:0" o:ole="">
            <v:imagedata r:id="rId323" o:title=""/>
          </v:shape>
          <o:OLEObject Type="Embed" ProgID="Unknown" ShapeID="_x0000_i1179" DrawAspect="Content" ObjectID="_1637853101" r:id="rId324"/>
        </w:object>
      </w:r>
      <w:r>
        <w:rPr>
          <w:rFonts w:hint="eastAsia"/>
        </w:rPr>
        <w:t>时，有</w:t>
      </w:r>
    </w:p>
    <w:p w14:paraId="246B9750" w14:textId="637DA455" w:rsidR="00387C94" w:rsidRDefault="00387C94" w:rsidP="00EF0A10">
      <w:pPr>
        <w:tabs>
          <w:tab w:val="center" w:pos="4150"/>
          <w:tab w:val="right" w:pos="10104"/>
        </w:tabs>
        <w:spacing w:line="240" w:lineRule="auto"/>
        <w:ind w:firstLineChars="0" w:firstLine="0"/>
      </w:pPr>
      <w:r>
        <w:tab/>
      </w:r>
      <w:r w:rsidR="00AA462A">
        <w:rPr>
          <w:noProof/>
        </w:rPr>
        <w:object w:dxaOrig="3159" w:dyaOrig="760" w14:anchorId="5B6DB0BF">
          <v:shape id="_x0000_i1180" type="#_x0000_t75" alt="" style="width:157.55pt;height:38.45pt;mso-width-percent:0;mso-height-percent:0;mso-width-percent:0;mso-height-percent:0" o:ole="">
            <v:imagedata r:id="rId325" o:title=""/>
          </v:shape>
          <o:OLEObject Type="Embed" ProgID="Unknown" ShapeID="_x0000_i1180" DrawAspect="Content" ObjectID="_1637853102" r:id="rId326"/>
        </w:object>
      </w:r>
      <w:r>
        <w:tab/>
        <w:t>(30)</w:t>
      </w:r>
    </w:p>
    <w:p w14:paraId="661634C2" w14:textId="74688E89" w:rsidR="00296D12" w:rsidRDefault="00296D12" w:rsidP="00EF0A10">
      <w:pPr>
        <w:tabs>
          <w:tab w:val="center" w:pos="4150"/>
          <w:tab w:val="right" w:pos="10104"/>
        </w:tabs>
        <w:spacing w:line="240" w:lineRule="auto"/>
        <w:ind w:firstLineChars="0" w:firstLine="0"/>
      </w:pPr>
      <w:r>
        <w:rPr>
          <w:rFonts w:hint="eastAsia"/>
        </w:rPr>
        <w:t>和</w:t>
      </w:r>
    </w:p>
    <w:p w14:paraId="5E35BE09" w14:textId="778E5A16" w:rsidR="00296D12" w:rsidRDefault="00296D12" w:rsidP="00EF0A10">
      <w:pPr>
        <w:tabs>
          <w:tab w:val="center" w:pos="4150"/>
          <w:tab w:val="right" w:pos="10104"/>
        </w:tabs>
        <w:spacing w:line="240" w:lineRule="auto"/>
        <w:ind w:firstLineChars="0" w:firstLine="0"/>
      </w:pPr>
      <w:r>
        <w:tab/>
      </w:r>
      <w:r w:rsidR="00AA462A">
        <w:rPr>
          <w:noProof/>
        </w:rPr>
        <w:object w:dxaOrig="2760" w:dyaOrig="720" w14:anchorId="7F898A44">
          <v:shape id="_x0000_i1181" type="#_x0000_t75" alt="" style="width:137.2pt;height:36.2pt;mso-width-percent:0;mso-height-percent:0;mso-width-percent:0;mso-height-percent:0" o:ole="">
            <v:imagedata r:id="rId327" o:title=""/>
          </v:shape>
          <o:OLEObject Type="Embed" ProgID="Unknown" ShapeID="_x0000_i1181" DrawAspect="Content" ObjectID="_1637853103" r:id="rId328"/>
        </w:object>
      </w:r>
      <w:r>
        <w:tab/>
        <w:t>(31)</w:t>
      </w:r>
    </w:p>
    <w:p w14:paraId="16D43FC5" w14:textId="39FA7350" w:rsidR="00296D12" w:rsidRDefault="00296D12" w:rsidP="00EF0A10">
      <w:pPr>
        <w:tabs>
          <w:tab w:val="center" w:pos="4150"/>
          <w:tab w:val="right" w:pos="10104"/>
        </w:tabs>
        <w:spacing w:line="240" w:lineRule="auto"/>
        <w:ind w:firstLineChars="0" w:firstLine="0"/>
      </w:pPr>
      <w:r>
        <w:rPr>
          <w:rFonts w:hint="eastAsia"/>
        </w:rPr>
        <w:t>这里</w:t>
      </w:r>
      <w:r w:rsidR="00AA462A">
        <w:rPr>
          <w:noProof/>
        </w:rPr>
        <w:object w:dxaOrig="260" w:dyaOrig="360" w14:anchorId="69E514D8">
          <v:shape id="_x0000_i1182" type="#_x0000_t75" alt="" style="width:12.8pt;height:18.1pt;mso-width-percent:0;mso-height-percent:0;mso-width-percent:0;mso-height-percent:0" o:ole="">
            <v:imagedata r:id="rId329" o:title=""/>
          </v:shape>
          <o:OLEObject Type="Embed" ProgID="Unknown" ShapeID="_x0000_i1182" DrawAspect="Content" ObjectID="_1637853104" r:id="rId330"/>
        </w:object>
      </w:r>
      <w:r>
        <w:rPr>
          <w:rFonts w:hint="eastAsia"/>
        </w:rPr>
        <w:t>是一个不随</w:t>
      </w:r>
      <w:r w:rsidR="00AA462A">
        <w:rPr>
          <w:noProof/>
        </w:rPr>
        <w:object w:dxaOrig="200" w:dyaOrig="220" w14:anchorId="5DF59CC0">
          <v:shape id="_x0000_i1183" type="#_x0000_t75" alt="" style="width:9.8pt;height:11.3pt;mso-width-percent:0;mso-height-percent:0;mso-width-percent:0;mso-height-percent:0" o:ole="">
            <v:imagedata r:id="rId331" o:title=""/>
          </v:shape>
          <o:OLEObject Type="Embed" ProgID="Unknown" ShapeID="_x0000_i1183" DrawAspect="Content" ObjectID="_1637853105" r:id="rId332"/>
        </w:object>
      </w:r>
      <w:r>
        <w:rPr>
          <w:rFonts w:hint="eastAsia"/>
        </w:rPr>
        <w:t>变化的常数，因此可以进一步推导出：</w:t>
      </w:r>
    </w:p>
    <w:p w14:paraId="58268B9E" w14:textId="1EDFC839" w:rsidR="00296D12" w:rsidRDefault="005D010F" w:rsidP="00EF0A10">
      <w:pPr>
        <w:tabs>
          <w:tab w:val="center" w:pos="4150"/>
          <w:tab w:val="right" w:pos="10104"/>
        </w:tabs>
        <w:spacing w:line="240" w:lineRule="auto"/>
        <w:ind w:firstLineChars="0" w:firstLine="0"/>
      </w:pPr>
      <w:r>
        <w:tab/>
      </w:r>
      <w:r w:rsidR="00AA462A">
        <w:rPr>
          <w:noProof/>
        </w:rPr>
        <w:object w:dxaOrig="4540" w:dyaOrig="1680" w14:anchorId="1EAD56A5">
          <v:shape id="_x0000_i1184" type="#_x0000_t75" alt="" style="width:225.8pt;height:84.05pt;mso-width-percent:0;mso-height-percent:0;mso-width-percent:0;mso-height-percent:0" o:ole="">
            <v:imagedata r:id="rId333" o:title=""/>
          </v:shape>
          <o:OLEObject Type="Embed" ProgID="Unknown" ShapeID="_x0000_i1184" DrawAspect="Content" ObjectID="_1637853106" r:id="rId334"/>
        </w:object>
      </w:r>
      <w:r>
        <w:tab/>
        <w:t>(32)</w:t>
      </w:r>
    </w:p>
    <w:p w14:paraId="676EEADE" w14:textId="77777777" w:rsidR="0006691C" w:rsidRDefault="0006691C" w:rsidP="00EF0A10">
      <w:pPr>
        <w:tabs>
          <w:tab w:val="center" w:pos="4150"/>
          <w:tab w:val="right" w:pos="10104"/>
        </w:tabs>
        <w:spacing w:line="240" w:lineRule="auto"/>
        <w:ind w:firstLineChars="0" w:firstLine="0"/>
      </w:pPr>
      <w:r>
        <w:rPr>
          <w:rFonts w:hint="eastAsia"/>
        </w:rPr>
        <w:t>设</w:t>
      </w:r>
    </w:p>
    <w:p w14:paraId="0A1107C1" w14:textId="45FF496C" w:rsidR="0006691C" w:rsidRDefault="009C4598" w:rsidP="00EF0A10">
      <w:pPr>
        <w:tabs>
          <w:tab w:val="center" w:pos="4150"/>
          <w:tab w:val="right" w:pos="10104"/>
        </w:tabs>
        <w:spacing w:line="240" w:lineRule="auto"/>
        <w:ind w:firstLineChars="0" w:firstLine="0"/>
      </w:pPr>
      <w:r>
        <w:tab/>
      </w:r>
      <w:r w:rsidR="00AA462A">
        <w:rPr>
          <w:noProof/>
        </w:rPr>
        <w:object w:dxaOrig="2480" w:dyaOrig="780" w14:anchorId="2763AE29">
          <v:shape id="_x0000_i1185" type="#_x0000_t75" alt="" style="width:123.65pt;height:38.85pt;mso-width-percent:0;mso-height-percent:0;mso-width-percent:0;mso-height-percent:0" o:ole="">
            <v:imagedata r:id="rId335" o:title=""/>
          </v:shape>
          <o:OLEObject Type="Embed" ProgID="Unknown" ShapeID="_x0000_i1185" DrawAspect="Content" ObjectID="_1637853107" r:id="rId336"/>
        </w:object>
      </w:r>
      <w:r>
        <w:tab/>
      </w:r>
      <w:r w:rsidR="0006691C">
        <w:t>(33)</w:t>
      </w:r>
    </w:p>
    <w:p w14:paraId="6DB09231" w14:textId="31A04CB9" w:rsidR="009C4598" w:rsidRDefault="009C4598" w:rsidP="00EF0A10">
      <w:pPr>
        <w:tabs>
          <w:tab w:val="center" w:pos="4150"/>
          <w:tab w:val="right" w:pos="10104"/>
        </w:tabs>
        <w:spacing w:line="240" w:lineRule="auto"/>
        <w:ind w:firstLineChars="0" w:firstLine="0"/>
      </w:pPr>
      <w:r>
        <w:rPr>
          <w:rFonts w:hint="eastAsia"/>
        </w:rPr>
        <w:t>则</w:t>
      </w:r>
      <w:r w:rsidR="00AA462A">
        <w:rPr>
          <w:noProof/>
        </w:rPr>
        <w:object w:dxaOrig="720" w:dyaOrig="400" w14:anchorId="69FCFA7B">
          <v:shape id="_x0000_i1186" type="#_x0000_t75" alt="" style="width:36.2pt;height:20.35pt;mso-width-percent:0;mso-height-percent:0;mso-width-percent:0;mso-height-percent:0" o:ole="">
            <v:imagedata r:id="rId337" o:title=""/>
          </v:shape>
          <o:OLEObject Type="Embed" ProgID="Unknown" ShapeID="_x0000_i1186" DrawAspect="Content" ObjectID="_1637853108" r:id="rId338"/>
        </w:object>
      </w:r>
      <w:r>
        <w:rPr>
          <w:rFonts w:hint="eastAsia"/>
        </w:rPr>
        <w:t>可简化为：</w:t>
      </w:r>
    </w:p>
    <w:p w14:paraId="2FF475F5" w14:textId="07CA2ADD" w:rsidR="0006691C" w:rsidRDefault="009C4598" w:rsidP="00EF0A10">
      <w:pPr>
        <w:tabs>
          <w:tab w:val="center" w:pos="4150"/>
          <w:tab w:val="right" w:pos="10104"/>
        </w:tabs>
        <w:spacing w:line="240" w:lineRule="auto"/>
        <w:ind w:firstLineChars="0" w:firstLine="0"/>
      </w:pPr>
      <w:r>
        <w:tab/>
      </w:r>
      <w:r w:rsidR="00AA462A">
        <w:rPr>
          <w:noProof/>
        </w:rPr>
        <w:object w:dxaOrig="3840" w:dyaOrig="820" w14:anchorId="589F3324">
          <v:shape id="_x0000_i1187" type="#_x0000_t75" alt="" style="width:192.65pt;height:40.35pt;mso-width-percent:0;mso-height-percent:0;mso-width-percent:0;mso-height-percent:0" o:ole="">
            <v:imagedata r:id="rId339" o:title=""/>
          </v:shape>
          <o:OLEObject Type="Embed" ProgID="Unknown" ShapeID="_x0000_i1187" DrawAspect="Content" ObjectID="_1637853109" r:id="rId340"/>
        </w:object>
      </w:r>
      <w:r>
        <w:tab/>
      </w:r>
      <w:r w:rsidR="0006691C">
        <w:t>(34)</w:t>
      </w:r>
    </w:p>
    <w:p w14:paraId="309B338A" w14:textId="3D9E1018" w:rsidR="005D010F" w:rsidRDefault="00AA462A" w:rsidP="00EF0A10">
      <w:pPr>
        <w:tabs>
          <w:tab w:val="center" w:pos="4150"/>
          <w:tab w:val="right" w:pos="10104"/>
        </w:tabs>
        <w:spacing w:line="240" w:lineRule="auto"/>
        <w:ind w:firstLineChars="0" w:firstLine="0"/>
      </w:pPr>
      <w:r>
        <w:rPr>
          <w:noProof/>
        </w:rPr>
        <w:object w:dxaOrig="760" w:dyaOrig="400" w14:anchorId="441A05C1">
          <v:shape id="_x0000_i1188" type="#_x0000_t75" alt="" style="width:38.45pt;height:20.35pt;mso-width-percent:0;mso-height-percent:0;mso-width-percent:0;mso-height-percent:0" o:ole="">
            <v:imagedata r:id="rId341" o:title=""/>
          </v:shape>
          <o:OLEObject Type="Embed" ProgID="Unknown" ShapeID="_x0000_i1188" DrawAspect="Content" ObjectID="_1637853110" r:id="rId342"/>
        </w:object>
      </w:r>
      <w:r w:rsidR="005D010F">
        <w:rPr>
          <w:rFonts w:hint="eastAsia"/>
        </w:rPr>
        <w:t>的阶数值为</w:t>
      </w:r>
      <w:r>
        <w:rPr>
          <w:noProof/>
        </w:rPr>
        <w:object w:dxaOrig="240" w:dyaOrig="220" w14:anchorId="188A4204">
          <v:shape id="_x0000_i1189" type="#_x0000_t75" alt="" style="width:12.05pt;height:11.3pt;mso-width-percent:0;mso-height-percent:0;mso-width-percent:0;mso-height-percent:0" o:ole="">
            <v:imagedata r:id="rId343" o:title=""/>
          </v:shape>
          <o:OLEObject Type="Embed" ProgID="Unknown" ShapeID="_x0000_i1189" DrawAspect="Content" ObjectID="_1637853111" r:id="rId344"/>
        </w:object>
      </w:r>
      <w:r w:rsidR="005D010F">
        <w:rPr>
          <w:rFonts w:hint="eastAsia"/>
        </w:rPr>
        <w:t>的函数，表示为：</w:t>
      </w:r>
    </w:p>
    <w:p w14:paraId="019690F2" w14:textId="068CE9B5" w:rsidR="005D010F" w:rsidRDefault="005D010F" w:rsidP="00EF0A10">
      <w:pPr>
        <w:tabs>
          <w:tab w:val="center" w:pos="4150"/>
          <w:tab w:val="right" w:pos="10104"/>
        </w:tabs>
        <w:spacing w:line="240" w:lineRule="auto"/>
        <w:ind w:firstLineChars="0" w:firstLine="0"/>
      </w:pPr>
      <w:r>
        <w:lastRenderedPageBreak/>
        <w:tab/>
      </w:r>
      <w:r w:rsidR="00AA462A">
        <w:rPr>
          <w:noProof/>
        </w:rPr>
        <w:object w:dxaOrig="3739" w:dyaOrig="1440" w14:anchorId="57E1E18F">
          <v:shape id="_x0000_i1190" type="#_x0000_t75" alt="" style="width:186.6pt;height:1in;mso-width-percent:0;mso-height-percent:0;mso-width-percent:0;mso-height-percent:0" o:ole="">
            <v:imagedata r:id="rId345" o:title=""/>
          </v:shape>
          <o:OLEObject Type="Embed" ProgID="Unknown" ShapeID="_x0000_i1190" DrawAspect="Content" ObjectID="_1637853112" r:id="rId346"/>
        </w:object>
      </w:r>
      <w:r>
        <w:tab/>
      </w:r>
      <w:r>
        <w:rPr>
          <w:rFonts w:hint="eastAsia"/>
        </w:rPr>
        <w:t>(</w:t>
      </w:r>
      <w:r w:rsidR="0006691C">
        <w:t>35</w:t>
      </w:r>
      <w:r>
        <w:rPr>
          <w:rFonts w:hint="eastAsia"/>
        </w:rPr>
        <w:t>)</w:t>
      </w:r>
    </w:p>
    <w:p w14:paraId="066B5C7D" w14:textId="3FB14A8A" w:rsidR="005D010F" w:rsidRDefault="0022631E" w:rsidP="00EF0A10">
      <w:pPr>
        <w:tabs>
          <w:tab w:val="center" w:pos="4150"/>
          <w:tab w:val="right" w:pos="10104"/>
        </w:tabs>
        <w:spacing w:line="240" w:lineRule="auto"/>
        <w:ind w:firstLineChars="0" w:firstLine="0"/>
      </w:pPr>
      <w:r>
        <w:rPr>
          <w:rFonts w:hint="eastAsia"/>
        </w:rPr>
        <w:t>由于</w:t>
      </w:r>
      <w:r w:rsidR="00AA462A">
        <w:rPr>
          <w:noProof/>
        </w:rPr>
        <w:object w:dxaOrig="279" w:dyaOrig="360" w14:anchorId="50A07667">
          <v:shape id="_x0000_i1191" type="#_x0000_t75" alt="" style="width:13.55pt;height:18.1pt;mso-width-percent:0;mso-height-percent:0;mso-width-percent:0;mso-height-percent:0" o:ole="">
            <v:imagedata r:id="rId347" o:title=""/>
          </v:shape>
          <o:OLEObject Type="Embed" ProgID="Unknown" ShapeID="_x0000_i1191" DrawAspect="Content" ObjectID="_1637853113" r:id="rId348"/>
        </w:object>
      </w:r>
      <w:r>
        <w:rPr>
          <w:rFonts w:hint="eastAsia"/>
        </w:rPr>
        <w:t>为大于等于</w:t>
      </w:r>
      <w:r>
        <w:rPr>
          <w:rFonts w:hint="eastAsia"/>
        </w:rPr>
        <w:t>1</w:t>
      </w:r>
      <w:r>
        <w:rPr>
          <w:rFonts w:hint="eastAsia"/>
        </w:rPr>
        <w:t>的整数，因此：</w:t>
      </w:r>
    </w:p>
    <w:p w14:paraId="6105C253" w14:textId="77777777" w:rsidR="0022631E" w:rsidRPr="00327728" w:rsidRDefault="0022631E" w:rsidP="0022631E">
      <w:pPr>
        <w:tabs>
          <w:tab w:val="center" w:pos="4150"/>
          <w:tab w:val="right" w:pos="10104"/>
        </w:tabs>
        <w:spacing w:line="240" w:lineRule="auto"/>
        <w:ind w:firstLineChars="0" w:firstLine="0"/>
      </w:pPr>
      <w:r>
        <w:tab/>
      </w:r>
      <w:r w:rsidR="00AA462A">
        <w:rPr>
          <w:noProof/>
        </w:rPr>
        <w:object w:dxaOrig="1780" w:dyaOrig="740" w14:anchorId="5158707D">
          <v:shape id="_x0000_i1192" type="#_x0000_t75" alt="" style="width:89.35pt;height:36.55pt;mso-width-percent:0;mso-height-percent:0;mso-width-percent:0;mso-height-percent:0" o:ole="">
            <v:imagedata r:id="rId349" o:title=""/>
          </v:shape>
          <o:OLEObject Type="Embed" ProgID="Unknown" ShapeID="_x0000_i1192" DrawAspect="Content" ObjectID="_1637853114" r:id="rId350"/>
        </w:object>
      </w:r>
      <w:r>
        <w:tab/>
      </w:r>
      <w:r>
        <w:rPr>
          <w:rFonts w:hint="eastAsia"/>
        </w:rPr>
        <w:t>(</w:t>
      </w:r>
      <w:r>
        <w:t>36</w:t>
      </w:r>
      <w:r>
        <w:rPr>
          <w:rFonts w:hint="eastAsia"/>
        </w:rPr>
        <w:t>)</w:t>
      </w:r>
    </w:p>
    <w:p w14:paraId="0F857045" w14:textId="55E78AEB" w:rsidR="0022631E" w:rsidRDefault="00CB7293" w:rsidP="00EF0A10">
      <w:pPr>
        <w:tabs>
          <w:tab w:val="center" w:pos="4150"/>
          <w:tab w:val="right" w:pos="10104"/>
        </w:tabs>
        <w:spacing w:line="240" w:lineRule="auto"/>
        <w:ind w:firstLineChars="0" w:firstLine="0"/>
      </w:pPr>
      <w:r>
        <w:rPr>
          <w:rFonts w:hint="eastAsia"/>
        </w:rPr>
        <w:t>结合</w:t>
      </w:r>
      <w:r>
        <w:rPr>
          <w:rFonts w:hint="eastAsia"/>
        </w:rPr>
        <w:t>(</w:t>
      </w:r>
      <w:r>
        <w:t>11</w:t>
      </w:r>
      <w:r>
        <w:rPr>
          <w:rFonts w:hint="eastAsia"/>
        </w:rPr>
        <w:t>)</w:t>
      </w:r>
      <w:r>
        <w:rPr>
          <w:rFonts w:hint="eastAsia"/>
        </w:rPr>
        <w:t>，</w:t>
      </w:r>
      <w:r>
        <w:t>(30)</w:t>
      </w:r>
      <w:r>
        <w:rPr>
          <w:rFonts w:hint="eastAsia"/>
        </w:rPr>
        <w:t>和</w:t>
      </w:r>
      <w:r>
        <w:rPr>
          <w:rFonts w:hint="eastAsia"/>
        </w:rPr>
        <w:t>(</w:t>
      </w:r>
      <w:r>
        <w:t>36</w:t>
      </w:r>
      <w:r>
        <w:rPr>
          <w:rFonts w:hint="eastAsia"/>
        </w:rPr>
        <w:t>)</w:t>
      </w:r>
      <w:r>
        <w:rPr>
          <w:rFonts w:hint="eastAsia"/>
        </w:rPr>
        <w:t>，我们可以得到</w:t>
      </w:r>
      <w:r w:rsidR="00AA462A">
        <w:rPr>
          <w:noProof/>
        </w:rPr>
        <w:object w:dxaOrig="720" w:dyaOrig="400" w14:anchorId="22B7A408">
          <v:shape id="_x0000_i1193" type="#_x0000_t75" alt="" style="width:36.2pt;height:20.35pt;mso-width-percent:0;mso-height-percent:0;mso-width-percent:0;mso-height-percent:0" o:ole="">
            <v:imagedata r:id="rId337" o:title=""/>
          </v:shape>
          <o:OLEObject Type="Embed" ProgID="Unknown" ShapeID="_x0000_i1193" DrawAspect="Content" ObjectID="_1637853115" r:id="rId351"/>
        </w:object>
      </w:r>
      <w:r>
        <w:rPr>
          <w:rFonts w:hint="eastAsia"/>
        </w:rPr>
        <w:t>的渐进上界为：</w:t>
      </w:r>
    </w:p>
    <w:p w14:paraId="2EC94EB6" w14:textId="33AC5F4C" w:rsidR="00CB7293" w:rsidRDefault="002A223A" w:rsidP="00EF0A10">
      <w:pPr>
        <w:tabs>
          <w:tab w:val="center" w:pos="4150"/>
          <w:tab w:val="right" w:pos="10104"/>
        </w:tabs>
        <w:spacing w:line="240" w:lineRule="auto"/>
        <w:ind w:firstLineChars="0" w:firstLine="0"/>
      </w:pPr>
      <w:r>
        <w:tab/>
      </w:r>
      <w:r w:rsidR="00AA462A">
        <w:rPr>
          <w:noProof/>
        </w:rPr>
        <w:object w:dxaOrig="6200" w:dyaOrig="800" w14:anchorId="6388FB00">
          <v:shape id="_x0000_i1194" type="#_x0000_t75" alt="" style="width:309.85pt;height:39.6pt;mso-width-percent:0;mso-height-percent:0;mso-width-percent:0;mso-height-percent:0" o:ole="">
            <v:imagedata r:id="rId352" o:title=""/>
          </v:shape>
          <o:OLEObject Type="Embed" ProgID="Unknown" ShapeID="_x0000_i1194" DrawAspect="Content" ObjectID="_1637853116" r:id="rId353"/>
        </w:object>
      </w:r>
      <w:r>
        <w:tab/>
        <w:t>(37)</w:t>
      </w:r>
    </w:p>
    <w:p w14:paraId="1685C800" w14:textId="46C96EE4" w:rsidR="0039117C" w:rsidRDefault="002A223A" w:rsidP="0039117C">
      <w:pPr>
        <w:tabs>
          <w:tab w:val="center" w:pos="4150"/>
          <w:tab w:val="right" w:pos="10104"/>
        </w:tabs>
        <w:spacing w:line="240" w:lineRule="auto"/>
        <w:ind w:firstLineChars="0" w:firstLine="0"/>
      </w:pPr>
      <w:r>
        <w:rPr>
          <w:rFonts w:hint="eastAsia"/>
        </w:rPr>
        <w:t>根据与</w:t>
      </w:r>
      <w:r>
        <w:rPr>
          <w:rFonts w:hint="eastAsia"/>
        </w:rPr>
        <w:t>(</w:t>
      </w:r>
      <w:r>
        <w:t>26</w:t>
      </w:r>
      <w:r>
        <w:rPr>
          <w:rFonts w:hint="eastAsia"/>
        </w:rPr>
        <w:t>)</w:t>
      </w:r>
      <w:r>
        <w:rPr>
          <w:rFonts w:hint="eastAsia"/>
        </w:rPr>
        <w:t>类似的积分，可以得到</w:t>
      </w:r>
      <w:r w:rsidR="00AA462A">
        <w:rPr>
          <w:noProof/>
        </w:rPr>
        <w:object w:dxaOrig="720" w:dyaOrig="400" w14:anchorId="37BFEA45">
          <v:shape id="_x0000_i1195" type="#_x0000_t75" alt="" style="width:36.2pt;height:20.35pt;mso-width-percent:0;mso-height-percent:0;mso-width-percent:0;mso-height-percent:0" o:ole="">
            <v:imagedata r:id="rId354" o:title=""/>
          </v:shape>
          <o:OLEObject Type="Embed" ProgID="Unknown" ShapeID="_x0000_i1195" DrawAspect="Content" ObjectID="_1637853117" r:id="rId355"/>
        </w:object>
      </w:r>
      <w:r w:rsidR="0087573F">
        <w:rPr>
          <w:rFonts w:hint="eastAsia"/>
        </w:rPr>
        <w:t>的结果</w:t>
      </w:r>
      <w:r w:rsidR="0039117C">
        <w:rPr>
          <w:rFonts w:hint="eastAsia"/>
        </w:rPr>
        <w:t>如</w:t>
      </w:r>
      <w:r w:rsidR="0039117C" w:rsidRPr="00FD3FDC">
        <w:rPr>
          <w:rFonts w:hint="eastAsia"/>
        </w:rPr>
        <w:t>表</w:t>
      </w:r>
      <w:r w:rsidR="0039117C" w:rsidRPr="00FD3FDC">
        <w:rPr>
          <w:rFonts w:hint="eastAsia"/>
        </w:rPr>
        <w:t>2</w:t>
      </w:r>
      <w:r w:rsidR="0039117C" w:rsidRPr="00FD3FDC">
        <w:rPr>
          <w:rFonts w:hint="eastAsia"/>
        </w:rPr>
        <w:t>所示</w:t>
      </w:r>
      <w:r w:rsidR="0087573F">
        <w:rPr>
          <w:rFonts w:hint="eastAsia"/>
        </w:rPr>
        <w:t>：</w:t>
      </w:r>
    </w:p>
    <w:p w14:paraId="2E045D64" w14:textId="67AB3F35" w:rsidR="00FD3FDC" w:rsidRPr="0039117C" w:rsidRDefault="00FD3FDC" w:rsidP="00FD3FDC">
      <w:pPr>
        <w:tabs>
          <w:tab w:val="center" w:pos="4150"/>
          <w:tab w:val="right" w:pos="10104"/>
        </w:tabs>
        <w:spacing w:line="240" w:lineRule="auto"/>
        <w:ind w:firstLineChars="0" w:firstLine="0"/>
        <w:jc w:val="center"/>
      </w:pPr>
      <w:r>
        <w:rPr>
          <w:rFonts w:hint="eastAsia"/>
        </w:rPr>
        <w:t>表</w:t>
      </w:r>
      <w:r>
        <w:rPr>
          <w:rFonts w:hint="eastAsia"/>
        </w:rPr>
        <w:t>2</w:t>
      </w:r>
    </w:p>
    <w:tbl>
      <w:tblPr>
        <w:tblStyle w:val="af7"/>
        <w:tblW w:w="0" w:type="auto"/>
        <w:tblLayout w:type="fixed"/>
        <w:tblLook w:val="04A0" w:firstRow="1" w:lastRow="0" w:firstColumn="1" w:lastColumn="0" w:noHBand="0" w:noVBand="1"/>
      </w:tblPr>
      <w:tblGrid>
        <w:gridCol w:w="1455"/>
        <w:gridCol w:w="2368"/>
        <w:gridCol w:w="2409"/>
        <w:gridCol w:w="2064"/>
      </w:tblGrid>
      <w:tr w:rsidR="0039117C" w14:paraId="0CAA5353" w14:textId="77777777" w:rsidTr="000B392B">
        <w:trPr>
          <w:trHeight w:val="551"/>
        </w:trPr>
        <w:tc>
          <w:tcPr>
            <w:tcW w:w="1455" w:type="dxa"/>
            <w:tcBorders>
              <w:tl2br w:val="single" w:sz="4" w:space="0" w:color="auto"/>
            </w:tcBorders>
          </w:tcPr>
          <w:p w14:paraId="77A78D5C" w14:textId="234217D7" w:rsidR="0039117C" w:rsidRDefault="0039117C" w:rsidP="0039117C">
            <w:pPr>
              <w:tabs>
                <w:tab w:val="left" w:pos="665"/>
              </w:tabs>
              <w:ind w:firstLineChars="0" w:firstLine="0"/>
            </w:pPr>
            <w:r>
              <w:tab/>
            </w:r>
            <w:r w:rsidR="00421C2B">
              <w:rPr>
                <w:rFonts w:hint="eastAsia"/>
              </w:rPr>
              <w:t xml:space="preserve">  </w:t>
            </w:r>
            <w:r>
              <w:object w:dxaOrig="240" w:dyaOrig="220" w14:anchorId="21C0F269">
                <v:shape id="_x0000_i1196" type="#_x0000_t75" style="width:12.05pt;height:11.3pt" o:ole="">
                  <v:imagedata r:id="rId356" o:title=""/>
                </v:shape>
                <o:OLEObject Type="Embed" ProgID="Unknown" ShapeID="_x0000_i1196" DrawAspect="Content" ObjectID="_1637853118" r:id="rId357"/>
              </w:object>
            </w:r>
          </w:p>
          <w:p w14:paraId="7274BC0F" w14:textId="0F096D02" w:rsidR="0039117C" w:rsidRDefault="0039117C" w:rsidP="00075952">
            <w:pPr>
              <w:ind w:firstLineChars="0" w:firstLine="0"/>
              <w:rPr>
                <w:b/>
                <w:color w:val="FF0000"/>
                <w:u w:val="single"/>
              </w:rPr>
            </w:pPr>
            <w:r>
              <w:object w:dxaOrig="540" w:dyaOrig="320" w14:anchorId="1DB3308E">
                <v:shape id="_x0000_i1197" type="#_x0000_t75" style="width:27.15pt;height:15.85pt" o:ole="">
                  <v:imagedata r:id="rId358" o:title=""/>
                </v:shape>
                <o:OLEObject Type="Embed" ProgID="Unknown" ShapeID="_x0000_i1197" DrawAspect="Content" ObjectID="_1637853119" r:id="rId359"/>
              </w:object>
            </w:r>
          </w:p>
        </w:tc>
        <w:tc>
          <w:tcPr>
            <w:tcW w:w="2368" w:type="dxa"/>
            <w:vAlign w:val="center"/>
          </w:tcPr>
          <w:p w14:paraId="035F799A" w14:textId="0B2A4747" w:rsidR="0039117C" w:rsidRDefault="0039117C" w:rsidP="0039117C">
            <w:pPr>
              <w:ind w:firstLineChars="0" w:firstLine="0"/>
              <w:jc w:val="center"/>
              <w:rPr>
                <w:b/>
                <w:color w:val="FF0000"/>
                <w:u w:val="single"/>
              </w:rPr>
            </w:pPr>
            <w:r>
              <w:object w:dxaOrig="920" w:dyaOrig="279" w14:anchorId="18979B37">
                <v:shape id="_x0000_i1198" type="#_x0000_t75" style="width:45.6pt;height:14.3pt" o:ole="">
                  <v:imagedata r:id="rId360" o:title=""/>
                </v:shape>
                <o:OLEObject Type="Embed" ProgID="Unknown" ShapeID="_x0000_i1198" DrawAspect="Content" ObjectID="_1637853120" r:id="rId361"/>
              </w:object>
            </w:r>
          </w:p>
        </w:tc>
        <w:tc>
          <w:tcPr>
            <w:tcW w:w="2409" w:type="dxa"/>
            <w:vAlign w:val="center"/>
          </w:tcPr>
          <w:p w14:paraId="00C8AD97" w14:textId="313AE915" w:rsidR="0039117C" w:rsidRDefault="0039117C" w:rsidP="0039117C">
            <w:pPr>
              <w:ind w:firstLineChars="0" w:firstLine="0"/>
              <w:jc w:val="center"/>
              <w:rPr>
                <w:b/>
                <w:color w:val="FF0000"/>
                <w:u w:val="single"/>
              </w:rPr>
            </w:pPr>
            <w:r>
              <w:object w:dxaOrig="580" w:dyaOrig="279" w14:anchorId="52CA2D5B">
                <v:shape id="_x0000_i1199" type="#_x0000_t75" style="width:29.4pt;height:14.3pt" o:ole="">
                  <v:imagedata r:id="rId362" o:title=""/>
                </v:shape>
                <o:OLEObject Type="Embed" ProgID="Unknown" ShapeID="_x0000_i1199" DrawAspect="Content" ObjectID="_1637853121" r:id="rId363"/>
              </w:object>
            </w:r>
          </w:p>
        </w:tc>
        <w:tc>
          <w:tcPr>
            <w:tcW w:w="2064" w:type="dxa"/>
            <w:vAlign w:val="center"/>
          </w:tcPr>
          <w:p w14:paraId="2DB82684" w14:textId="550C2E4B" w:rsidR="0039117C" w:rsidRDefault="0039117C" w:rsidP="0039117C">
            <w:pPr>
              <w:ind w:firstLineChars="0" w:firstLine="0"/>
              <w:jc w:val="center"/>
              <w:rPr>
                <w:b/>
                <w:color w:val="FF0000"/>
                <w:u w:val="single"/>
              </w:rPr>
            </w:pPr>
            <w:r>
              <w:object w:dxaOrig="580" w:dyaOrig="279" w14:anchorId="11C53197">
                <v:shape id="_x0000_i1200" type="#_x0000_t75" style="width:29.4pt;height:14.3pt" o:ole="">
                  <v:imagedata r:id="rId364" o:title=""/>
                </v:shape>
                <o:OLEObject Type="Embed" ProgID="Unknown" ShapeID="_x0000_i1200" DrawAspect="Content" ObjectID="_1637853122" r:id="rId365"/>
              </w:object>
            </w:r>
          </w:p>
        </w:tc>
      </w:tr>
      <w:tr w:rsidR="0039117C" w14:paraId="6F47F977" w14:textId="77777777" w:rsidTr="000B392B">
        <w:tc>
          <w:tcPr>
            <w:tcW w:w="8296" w:type="dxa"/>
            <w:gridSpan w:val="4"/>
            <w:vAlign w:val="center"/>
          </w:tcPr>
          <w:p w14:paraId="54DAF724" w14:textId="52827CD7" w:rsidR="0039117C" w:rsidRDefault="0039117C" w:rsidP="0039117C">
            <w:pPr>
              <w:ind w:firstLineChars="0" w:firstLine="0"/>
              <w:jc w:val="center"/>
              <w:rPr>
                <w:b/>
                <w:color w:val="FF0000"/>
                <w:u w:val="single"/>
              </w:rPr>
            </w:pPr>
            <w:r>
              <w:object w:dxaOrig="520" w:dyaOrig="320" w14:anchorId="5FC638EB">
                <v:shape id="_x0000_i1201" type="#_x0000_t75" style="width:26.4pt;height:15.85pt" o:ole="">
                  <v:imagedata r:id="rId366" o:title=""/>
                </v:shape>
                <o:OLEObject Type="Embed" ProgID="Unknown" ShapeID="_x0000_i1201" DrawAspect="Content" ObjectID="_1637853123" r:id="rId367"/>
              </w:object>
            </w:r>
          </w:p>
        </w:tc>
      </w:tr>
      <w:tr w:rsidR="0039117C" w14:paraId="14DB5621" w14:textId="77777777" w:rsidTr="000B392B">
        <w:trPr>
          <w:trHeight w:val="48"/>
        </w:trPr>
        <w:tc>
          <w:tcPr>
            <w:tcW w:w="1455" w:type="dxa"/>
            <w:vAlign w:val="center"/>
          </w:tcPr>
          <w:p w14:paraId="373A3ED2" w14:textId="37FD4583" w:rsidR="0039117C" w:rsidRPr="00253A3D" w:rsidRDefault="00B860DB" w:rsidP="00253A3D">
            <w:pPr>
              <w:tabs>
                <w:tab w:val="center" w:pos="4150"/>
                <w:tab w:val="right" w:pos="10104"/>
              </w:tabs>
              <w:spacing w:line="240" w:lineRule="auto"/>
              <w:ind w:firstLineChars="0" w:firstLine="0"/>
              <w:jc w:val="center"/>
              <w:rPr>
                <w:color w:val="FF0000"/>
              </w:rPr>
            </w:pPr>
            <w:r w:rsidRPr="00253A3D">
              <w:rPr>
                <w:color w:val="FF0000"/>
              </w:rPr>
              <w:object w:dxaOrig="1320" w:dyaOrig="320" w14:anchorId="07ED5C5E">
                <v:shape id="_x0000_i1202" type="#_x0000_t75" style="width:65.95pt;height:15.85pt" o:ole="">
                  <v:imagedata r:id="rId368" o:title=""/>
                </v:shape>
                <o:OLEObject Type="Embed" ProgID="Unknown" ShapeID="_x0000_i1202" DrawAspect="Content" ObjectID="_1637853124" r:id="rId369"/>
              </w:object>
            </w:r>
          </w:p>
        </w:tc>
        <w:tc>
          <w:tcPr>
            <w:tcW w:w="2368" w:type="dxa"/>
            <w:vAlign w:val="center"/>
          </w:tcPr>
          <w:p w14:paraId="5088CA0A" w14:textId="33749ECD" w:rsidR="0039117C" w:rsidRDefault="00B860DB" w:rsidP="00B860DB">
            <w:pPr>
              <w:tabs>
                <w:tab w:val="center" w:pos="4150"/>
                <w:tab w:val="right" w:pos="10104"/>
              </w:tabs>
              <w:spacing w:line="240" w:lineRule="auto"/>
              <w:ind w:firstLineChars="0" w:firstLine="0"/>
              <w:jc w:val="center"/>
              <w:rPr>
                <w:b/>
                <w:color w:val="FF0000"/>
                <w:u w:val="single"/>
              </w:rPr>
            </w:pPr>
            <w:r>
              <w:object w:dxaOrig="1180" w:dyaOrig="440" w14:anchorId="197EE06E">
                <v:shape id="_x0000_i1203" type="#_x0000_t75" style="width:59.2pt;height:21.85pt" o:ole="">
                  <v:imagedata r:id="rId370" o:title=""/>
                </v:shape>
                <o:OLEObject Type="Embed" ProgID="Unknown" ShapeID="_x0000_i1203" DrawAspect="Content" ObjectID="_1637853125" r:id="rId371"/>
              </w:object>
            </w:r>
          </w:p>
        </w:tc>
        <w:tc>
          <w:tcPr>
            <w:tcW w:w="2409" w:type="dxa"/>
            <w:vAlign w:val="center"/>
          </w:tcPr>
          <w:p w14:paraId="2ABBD3FA" w14:textId="41425C6A" w:rsidR="0039117C" w:rsidRDefault="00253A3D" w:rsidP="0039117C">
            <w:pPr>
              <w:ind w:firstLineChars="0" w:firstLine="0"/>
              <w:jc w:val="center"/>
              <w:rPr>
                <w:b/>
                <w:color w:val="FF0000"/>
                <w:u w:val="single"/>
              </w:rPr>
            </w:pPr>
            <w:r>
              <w:rPr>
                <w:rFonts w:hint="eastAsia"/>
              </w:rPr>
              <w:t>—</w:t>
            </w:r>
          </w:p>
        </w:tc>
        <w:tc>
          <w:tcPr>
            <w:tcW w:w="2064" w:type="dxa"/>
            <w:vAlign w:val="center"/>
          </w:tcPr>
          <w:p w14:paraId="02BFD858" w14:textId="53E77428" w:rsidR="0039117C" w:rsidRDefault="00253A3D" w:rsidP="0039117C">
            <w:pPr>
              <w:ind w:firstLineChars="0" w:firstLine="0"/>
              <w:jc w:val="center"/>
              <w:rPr>
                <w:b/>
                <w:color w:val="FF0000"/>
                <w:u w:val="single"/>
              </w:rPr>
            </w:pPr>
            <w:r>
              <w:rPr>
                <w:rFonts w:hint="eastAsia"/>
              </w:rPr>
              <w:t>—</w:t>
            </w:r>
          </w:p>
        </w:tc>
      </w:tr>
      <w:tr w:rsidR="0039117C" w14:paraId="3D3AF583" w14:textId="77777777" w:rsidTr="000B392B">
        <w:tc>
          <w:tcPr>
            <w:tcW w:w="1455" w:type="dxa"/>
            <w:vAlign w:val="center"/>
          </w:tcPr>
          <w:p w14:paraId="3D83DF45" w14:textId="725BF8B3" w:rsidR="0039117C" w:rsidRPr="00253A3D" w:rsidRDefault="00253A3D" w:rsidP="00253A3D">
            <w:pPr>
              <w:tabs>
                <w:tab w:val="center" w:pos="4150"/>
                <w:tab w:val="right" w:pos="10104"/>
              </w:tabs>
              <w:spacing w:line="240" w:lineRule="auto"/>
              <w:ind w:firstLineChars="0" w:firstLine="0"/>
              <w:jc w:val="center"/>
              <w:rPr>
                <w:color w:val="FF0000"/>
              </w:rPr>
            </w:pPr>
            <w:r w:rsidRPr="00253A3D">
              <w:rPr>
                <w:color w:val="FF0000"/>
              </w:rPr>
              <w:object w:dxaOrig="780" w:dyaOrig="320" w14:anchorId="7AD5AD08">
                <v:shape id="_x0000_i1204" type="#_x0000_t75" style="width:38.85pt;height:15.85pt" o:ole="">
                  <v:imagedata r:id="rId372" o:title=""/>
                </v:shape>
                <o:OLEObject Type="Embed" ProgID="Unknown" ShapeID="_x0000_i1204" DrawAspect="Content" ObjectID="_1637853126" r:id="rId373"/>
              </w:object>
            </w:r>
          </w:p>
        </w:tc>
        <w:tc>
          <w:tcPr>
            <w:tcW w:w="2368" w:type="dxa"/>
            <w:vAlign w:val="center"/>
          </w:tcPr>
          <w:p w14:paraId="07193C27" w14:textId="7754022F" w:rsidR="0039117C" w:rsidRDefault="009E5E7A" w:rsidP="00253A3D">
            <w:pPr>
              <w:tabs>
                <w:tab w:val="center" w:pos="4150"/>
                <w:tab w:val="right" w:pos="10104"/>
              </w:tabs>
              <w:spacing w:line="240" w:lineRule="auto"/>
              <w:ind w:firstLineChars="0" w:firstLine="0"/>
              <w:jc w:val="center"/>
              <w:rPr>
                <w:b/>
                <w:color w:val="FF0000"/>
                <w:u w:val="single"/>
              </w:rPr>
            </w:pPr>
            <w:r w:rsidRPr="00FD3FDC">
              <w:rPr>
                <w:sz w:val="18"/>
              </w:rPr>
              <w:object w:dxaOrig="2240" w:dyaOrig="480" w14:anchorId="0BD49DB4">
                <v:shape id="_x0000_i1205" type="#_x0000_t75" style="width:111.95pt;height:24.15pt" o:ole="">
                  <v:imagedata r:id="rId374" o:title=""/>
                </v:shape>
                <o:OLEObject Type="Embed" ProgID="Unknown" ShapeID="_x0000_i1205" DrawAspect="Content" ObjectID="_1637853127" r:id="rId375"/>
              </w:object>
            </w:r>
          </w:p>
        </w:tc>
        <w:tc>
          <w:tcPr>
            <w:tcW w:w="2409" w:type="dxa"/>
            <w:vAlign w:val="center"/>
          </w:tcPr>
          <w:p w14:paraId="6E254EBA" w14:textId="498D8419" w:rsidR="0039117C" w:rsidRDefault="00253A3D" w:rsidP="0039117C">
            <w:pPr>
              <w:ind w:firstLineChars="0" w:firstLine="0"/>
              <w:jc w:val="center"/>
              <w:rPr>
                <w:b/>
                <w:color w:val="FF0000"/>
                <w:u w:val="single"/>
              </w:rPr>
            </w:pPr>
            <w:r>
              <w:rPr>
                <w:rFonts w:hint="eastAsia"/>
              </w:rPr>
              <w:t>—</w:t>
            </w:r>
          </w:p>
        </w:tc>
        <w:tc>
          <w:tcPr>
            <w:tcW w:w="2064" w:type="dxa"/>
            <w:vAlign w:val="center"/>
          </w:tcPr>
          <w:p w14:paraId="284A1601" w14:textId="2F827995" w:rsidR="0039117C" w:rsidRDefault="00253A3D" w:rsidP="0039117C">
            <w:pPr>
              <w:ind w:firstLineChars="0" w:firstLine="0"/>
              <w:jc w:val="center"/>
              <w:rPr>
                <w:b/>
                <w:color w:val="FF0000"/>
                <w:u w:val="single"/>
              </w:rPr>
            </w:pPr>
            <w:r>
              <w:rPr>
                <w:rFonts w:hint="eastAsia"/>
              </w:rPr>
              <w:t>—</w:t>
            </w:r>
          </w:p>
        </w:tc>
      </w:tr>
      <w:tr w:rsidR="0039117C" w14:paraId="0CA92A00" w14:textId="77777777" w:rsidTr="000B392B">
        <w:tc>
          <w:tcPr>
            <w:tcW w:w="1455" w:type="dxa"/>
            <w:vAlign w:val="center"/>
          </w:tcPr>
          <w:p w14:paraId="19E97191" w14:textId="5AD7CC1C" w:rsidR="0039117C" w:rsidRDefault="00253A3D" w:rsidP="00253A3D">
            <w:pPr>
              <w:tabs>
                <w:tab w:val="center" w:pos="4150"/>
                <w:tab w:val="right" w:pos="10104"/>
              </w:tabs>
              <w:spacing w:line="240" w:lineRule="auto"/>
              <w:ind w:firstLineChars="0" w:firstLine="0"/>
              <w:jc w:val="center"/>
              <w:rPr>
                <w:b/>
                <w:color w:val="FF0000"/>
                <w:u w:val="single"/>
              </w:rPr>
            </w:pPr>
            <w:r>
              <w:object w:dxaOrig="1219" w:dyaOrig="320" w14:anchorId="1D04C3CA">
                <v:shape id="_x0000_i1206" type="#_x0000_t75" style="width:60.7pt;height:15.85pt" o:ole="">
                  <v:imagedata r:id="rId376" o:title=""/>
                </v:shape>
                <o:OLEObject Type="Embed" ProgID="Unknown" ShapeID="_x0000_i1206" DrawAspect="Content" ObjectID="_1637853128" r:id="rId377"/>
              </w:object>
            </w:r>
          </w:p>
        </w:tc>
        <w:tc>
          <w:tcPr>
            <w:tcW w:w="2368" w:type="dxa"/>
            <w:vAlign w:val="center"/>
          </w:tcPr>
          <w:p w14:paraId="2BB68C63" w14:textId="3B3B38F8" w:rsidR="0039117C" w:rsidRDefault="00421C2B" w:rsidP="00253A3D">
            <w:pPr>
              <w:tabs>
                <w:tab w:val="center" w:pos="4150"/>
                <w:tab w:val="right" w:pos="10104"/>
              </w:tabs>
              <w:spacing w:line="240" w:lineRule="auto"/>
              <w:ind w:firstLineChars="0" w:firstLine="0"/>
              <w:jc w:val="center"/>
              <w:rPr>
                <w:b/>
                <w:color w:val="FF0000"/>
                <w:u w:val="single"/>
              </w:rPr>
            </w:pPr>
            <w:r>
              <w:object w:dxaOrig="1180" w:dyaOrig="440" w14:anchorId="684BB3BD">
                <v:shape id="_x0000_i1207" type="#_x0000_t75" style="width:59.2pt;height:21.85pt" o:ole="">
                  <v:imagedata r:id="rId370" o:title=""/>
                </v:shape>
                <o:OLEObject Type="Embed" ProgID="Unknown" ShapeID="_x0000_i1207" DrawAspect="Content" ObjectID="_1637853129" r:id="rId378"/>
              </w:object>
            </w:r>
          </w:p>
        </w:tc>
        <w:tc>
          <w:tcPr>
            <w:tcW w:w="2409" w:type="dxa"/>
            <w:vAlign w:val="center"/>
          </w:tcPr>
          <w:p w14:paraId="15347B19" w14:textId="6ADC0039" w:rsidR="0039117C" w:rsidRDefault="000B392B" w:rsidP="00421C2B">
            <w:pPr>
              <w:tabs>
                <w:tab w:val="center" w:pos="4150"/>
                <w:tab w:val="right" w:pos="10104"/>
              </w:tabs>
              <w:spacing w:line="240" w:lineRule="auto"/>
              <w:ind w:firstLineChars="0" w:firstLine="0"/>
              <w:jc w:val="center"/>
              <w:rPr>
                <w:b/>
                <w:color w:val="FF0000"/>
                <w:u w:val="single"/>
              </w:rPr>
            </w:pPr>
            <w:r>
              <w:object w:dxaOrig="2380" w:dyaOrig="480" w14:anchorId="4DE6A2B1">
                <v:shape id="_x0000_i1208" type="#_x0000_t75" style="width:108.95pt;height:24.15pt" o:ole="">
                  <v:imagedata r:id="rId379" o:title=""/>
                </v:shape>
                <o:OLEObject Type="Embed" ProgID="Unknown" ShapeID="_x0000_i1208" DrawAspect="Content" ObjectID="_1637853130" r:id="rId380"/>
              </w:object>
            </w:r>
          </w:p>
        </w:tc>
        <w:tc>
          <w:tcPr>
            <w:tcW w:w="2064" w:type="dxa"/>
            <w:vAlign w:val="center"/>
          </w:tcPr>
          <w:p w14:paraId="19632C5A" w14:textId="484D1B06" w:rsidR="0039117C" w:rsidRDefault="00421C2B" w:rsidP="00421C2B">
            <w:pPr>
              <w:tabs>
                <w:tab w:val="center" w:pos="4150"/>
                <w:tab w:val="right" w:pos="10104"/>
              </w:tabs>
              <w:spacing w:line="240" w:lineRule="auto"/>
              <w:ind w:firstLineChars="0" w:firstLine="0"/>
              <w:jc w:val="center"/>
              <w:rPr>
                <w:b/>
                <w:color w:val="FF0000"/>
                <w:u w:val="single"/>
              </w:rPr>
            </w:pPr>
            <w:r>
              <w:object w:dxaOrig="1380" w:dyaOrig="440" w14:anchorId="38A5B63D">
                <v:shape id="_x0000_i1209" type="#_x0000_t75" style="width:69pt;height:21.85pt" o:ole="">
                  <v:imagedata r:id="rId381" o:title=""/>
                </v:shape>
                <o:OLEObject Type="Embed" ProgID="Unknown" ShapeID="_x0000_i1209" DrawAspect="Content" ObjectID="_1637853131" r:id="rId382"/>
              </w:object>
            </w:r>
          </w:p>
        </w:tc>
      </w:tr>
      <w:tr w:rsidR="0039117C" w14:paraId="50BF7552" w14:textId="77777777" w:rsidTr="000B392B">
        <w:tc>
          <w:tcPr>
            <w:tcW w:w="1455" w:type="dxa"/>
            <w:vAlign w:val="center"/>
          </w:tcPr>
          <w:p w14:paraId="50BD0968" w14:textId="234EEE90" w:rsidR="0039117C" w:rsidRDefault="00253A3D" w:rsidP="00253A3D">
            <w:pPr>
              <w:tabs>
                <w:tab w:val="center" w:pos="4150"/>
                <w:tab w:val="right" w:pos="10104"/>
              </w:tabs>
              <w:spacing w:line="240" w:lineRule="auto"/>
              <w:ind w:firstLineChars="0" w:firstLine="0"/>
              <w:jc w:val="center"/>
              <w:rPr>
                <w:b/>
                <w:color w:val="FF0000"/>
                <w:u w:val="single"/>
              </w:rPr>
            </w:pPr>
            <w:r>
              <w:object w:dxaOrig="859" w:dyaOrig="320" w14:anchorId="23BCF6A5">
                <v:shape id="_x0000_i1210" type="#_x0000_t75" style="width:42.6pt;height:15.85pt" o:ole="">
                  <v:imagedata r:id="rId383" o:title=""/>
                </v:shape>
                <o:OLEObject Type="Embed" ProgID="Unknown" ShapeID="_x0000_i1210" DrawAspect="Content" ObjectID="_1637853132" r:id="rId384"/>
              </w:object>
            </w:r>
          </w:p>
        </w:tc>
        <w:tc>
          <w:tcPr>
            <w:tcW w:w="2368" w:type="dxa"/>
            <w:vAlign w:val="center"/>
          </w:tcPr>
          <w:p w14:paraId="7F1EB897" w14:textId="26B1D6A3" w:rsidR="0039117C" w:rsidRPr="00253A3D" w:rsidRDefault="009E5E7A" w:rsidP="00253A3D">
            <w:pPr>
              <w:tabs>
                <w:tab w:val="center" w:pos="4150"/>
                <w:tab w:val="right" w:pos="10104"/>
              </w:tabs>
              <w:spacing w:line="240" w:lineRule="auto"/>
              <w:ind w:firstLineChars="0" w:firstLine="0"/>
              <w:jc w:val="center"/>
            </w:pPr>
            <w:r>
              <w:object w:dxaOrig="2240" w:dyaOrig="480" w14:anchorId="3490037C">
                <v:shape id="_x0000_i1211" type="#_x0000_t75" style="width:111.95pt;height:24.15pt" o:ole="">
                  <v:imagedata r:id="rId385" o:title=""/>
                </v:shape>
                <o:OLEObject Type="Embed" ProgID="Unknown" ShapeID="_x0000_i1211" DrawAspect="Content" ObjectID="_1637853133" r:id="rId386"/>
              </w:object>
            </w:r>
          </w:p>
        </w:tc>
        <w:tc>
          <w:tcPr>
            <w:tcW w:w="2409" w:type="dxa"/>
            <w:vAlign w:val="center"/>
          </w:tcPr>
          <w:p w14:paraId="589C6294" w14:textId="7191F668" w:rsidR="0039117C" w:rsidRPr="00253A3D" w:rsidRDefault="00421C2B" w:rsidP="00253A3D">
            <w:pPr>
              <w:tabs>
                <w:tab w:val="center" w:pos="4150"/>
                <w:tab w:val="right" w:pos="10104"/>
              </w:tabs>
              <w:spacing w:line="240" w:lineRule="auto"/>
              <w:ind w:firstLineChars="0" w:firstLine="0"/>
              <w:jc w:val="center"/>
            </w:pPr>
            <w:r>
              <w:object w:dxaOrig="540" w:dyaOrig="400" w14:anchorId="62F524CF">
                <v:shape id="_x0000_i1212" type="#_x0000_t75" style="width:27.15pt;height:20.35pt" o:ole="">
                  <v:imagedata r:id="rId387" o:title=""/>
                </v:shape>
                <o:OLEObject Type="Embed" ProgID="Unknown" ShapeID="_x0000_i1212" DrawAspect="Content" ObjectID="_1637853134" r:id="rId388"/>
              </w:object>
            </w:r>
          </w:p>
        </w:tc>
        <w:tc>
          <w:tcPr>
            <w:tcW w:w="2064" w:type="dxa"/>
            <w:vAlign w:val="center"/>
          </w:tcPr>
          <w:p w14:paraId="027EACFF" w14:textId="62EBF9AB" w:rsidR="0039117C" w:rsidRPr="00253A3D" w:rsidRDefault="009E5E7A" w:rsidP="00253A3D">
            <w:pPr>
              <w:tabs>
                <w:tab w:val="center" w:pos="4150"/>
                <w:tab w:val="right" w:pos="10104"/>
              </w:tabs>
              <w:spacing w:line="240" w:lineRule="auto"/>
              <w:ind w:firstLineChars="0" w:firstLine="0"/>
              <w:jc w:val="center"/>
            </w:pPr>
            <w:r>
              <w:object w:dxaOrig="1480" w:dyaOrig="480" w14:anchorId="377E59E4">
                <v:shape id="_x0000_i1213" type="#_x0000_t75" style="width:74.25pt;height:24.15pt" o:ole="">
                  <v:imagedata r:id="rId389" o:title=""/>
                </v:shape>
                <o:OLEObject Type="Embed" ProgID="Unknown" ShapeID="_x0000_i1213" DrawAspect="Content" ObjectID="_1637853135" r:id="rId390"/>
              </w:object>
            </w:r>
          </w:p>
        </w:tc>
      </w:tr>
      <w:tr w:rsidR="0039117C" w14:paraId="4FDC061C" w14:textId="77777777" w:rsidTr="000B392B">
        <w:tc>
          <w:tcPr>
            <w:tcW w:w="1455" w:type="dxa"/>
            <w:vAlign w:val="center"/>
          </w:tcPr>
          <w:p w14:paraId="5C04BDF4" w14:textId="16A549F5" w:rsidR="0039117C" w:rsidRDefault="00253A3D" w:rsidP="00253A3D">
            <w:pPr>
              <w:tabs>
                <w:tab w:val="center" w:pos="4150"/>
                <w:tab w:val="right" w:pos="10104"/>
              </w:tabs>
              <w:spacing w:line="240" w:lineRule="auto"/>
              <w:ind w:firstLineChars="0" w:firstLine="0"/>
              <w:jc w:val="center"/>
              <w:rPr>
                <w:b/>
                <w:color w:val="FF0000"/>
                <w:u w:val="single"/>
              </w:rPr>
            </w:pPr>
            <w:r>
              <w:object w:dxaOrig="859" w:dyaOrig="320" w14:anchorId="3E45CBB9">
                <v:shape id="_x0000_i1214" type="#_x0000_t75" style="width:42.6pt;height:15.85pt" o:ole="">
                  <v:imagedata r:id="rId391" o:title=""/>
                </v:shape>
                <o:OLEObject Type="Embed" ProgID="Unknown" ShapeID="_x0000_i1214" DrawAspect="Content" ObjectID="_1637853136" r:id="rId392"/>
              </w:object>
            </w:r>
          </w:p>
        </w:tc>
        <w:tc>
          <w:tcPr>
            <w:tcW w:w="2368" w:type="dxa"/>
            <w:vAlign w:val="center"/>
          </w:tcPr>
          <w:p w14:paraId="3CF83174" w14:textId="43A929A2" w:rsidR="0039117C" w:rsidRPr="00253A3D" w:rsidRDefault="00421C2B" w:rsidP="00253A3D">
            <w:pPr>
              <w:tabs>
                <w:tab w:val="center" w:pos="4150"/>
                <w:tab w:val="right" w:pos="10104"/>
              </w:tabs>
              <w:spacing w:line="240" w:lineRule="auto"/>
              <w:ind w:firstLineChars="0" w:firstLine="0"/>
              <w:jc w:val="center"/>
            </w:pPr>
            <w:r>
              <w:object w:dxaOrig="1180" w:dyaOrig="440" w14:anchorId="2EBA7F0F">
                <v:shape id="_x0000_i1215" type="#_x0000_t75" style="width:59.2pt;height:21.85pt" o:ole="">
                  <v:imagedata r:id="rId393" o:title=""/>
                </v:shape>
                <o:OLEObject Type="Embed" ProgID="Unknown" ShapeID="_x0000_i1215" DrawAspect="Content" ObjectID="_1637853137" r:id="rId394"/>
              </w:object>
            </w:r>
          </w:p>
        </w:tc>
        <w:tc>
          <w:tcPr>
            <w:tcW w:w="2409" w:type="dxa"/>
            <w:vAlign w:val="center"/>
          </w:tcPr>
          <w:p w14:paraId="188DF3A1" w14:textId="0BE8DC7A" w:rsidR="0039117C" w:rsidRPr="00253A3D" w:rsidRDefault="009E5E7A" w:rsidP="00253A3D">
            <w:pPr>
              <w:tabs>
                <w:tab w:val="center" w:pos="4150"/>
                <w:tab w:val="right" w:pos="10104"/>
              </w:tabs>
              <w:spacing w:line="240" w:lineRule="auto"/>
              <w:ind w:firstLineChars="0" w:firstLine="0"/>
              <w:jc w:val="center"/>
            </w:pPr>
            <w:r>
              <w:object w:dxaOrig="1640" w:dyaOrig="480" w14:anchorId="1819D748">
                <v:shape id="_x0000_i1216" type="#_x0000_t75" style="width:81.8pt;height:24.15pt" o:ole="">
                  <v:imagedata r:id="rId395" o:title=""/>
                </v:shape>
                <o:OLEObject Type="Embed" ProgID="Unknown" ShapeID="_x0000_i1216" DrawAspect="Content" ObjectID="_1637853138" r:id="rId396"/>
              </w:object>
            </w:r>
          </w:p>
        </w:tc>
        <w:tc>
          <w:tcPr>
            <w:tcW w:w="2064" w:type="dxa"/>
            <w:vAlign w:val="center"/>
          </w:tcPr>
          <w:p w14:paraId="18C81BB7" w14:textId="3C88C8EC" w:rsidR="0039117C" w:rsidRPr="00253A3D" w:rsidRDefault="009E5E7A" w:rsidP="00253A3D">
            <w:pPr>
              <w:tabs>
                <w:tab w:val="center" w:pos="4150"/>
                <w:tab w:val="right" w:pos="10104"/>
              </w:tabs>
              <w:spacing w:line="240" w:lineRule="auto"/>
              <w:ind w:firstLineChars="0" w:firstLine="0"/>
              <w:jc w:val="center"/>
            </w:pPr>
            <w:r>
              <w:object w:dxaOrig="540" w:dyaOrig="400" w14:anchorId="0493FE20">
                <v:shape id="_x0000_i1217" type="#_x0000_t75" style="width:27.15pt;height:20.35pt" o:ole="">
                  <v:imagedata r:id="rId387" o:title=""/>
                </v:shape>
                <o:OLEObject Type="Embed" ProgID="Unknown" ShapeID="_x0000_i1217" DrawAspect="Content" ObjectID="_1637853139" r:id="rId397"/>
              </w:object>
            </w:r>
          </w:p>
        </w:tc>
      </w:tr>
      <w:tr w:rsidR="009E5E7A" w14:paraId="6CCF98B4" w14:textId="77777777" w:rsidTr="000B392B">
        <w:tc>
          <w:tcPr>
            <w:tcW w:w="8296" w:type="dxa"/>
            <w:gridSpan w:val="4"/>
            <w:vAlign w:val="center"/>
          </w:tcPr>
          <w:p w14:paraId="24BFCAB0" w14:textId="1A03DC76" w:rsidR="009E5E7A" w:rsidRDefault="009E5E7A" w:rsidP="00253A3D">
            <w:pPr>
              <w:tabs>
                <w:tab w:val="center" w:pos="4150"/>
                <w:tab w:val="right" w:pos="10104"/>
              </w:tabs>
              <w:spacing w:line="240" w:lineRule="auto"/>
              <w:ind w:firstLineChars="0" w:firstLine="0"/>
              <w:jc w:val="center"/>
            </w:pPr>
            <w:r>
              <w:object w:dxaOrig="859" w:dyaOrig="320" w14:anchorId="5CC20342">
                <v:shape id="_x0000_i1218" type="#_x0000_t75" style="width:42.6pt;height:15.85pt" o:ole="">
                  <v:imagedata r:id="rId398" o:title=""/>
                </v:shape>
                <o:OLEObject Type="Embed" ProgID="Unknown" ShapeID="_x0000_i1218" DrawAspect="Content" ObjectID="_1637853140" r:id="rId399"/>
              </w:object>
            </w:r>
          </w:p>
        </w:tc>
      </w:tr>
      <w:tr w:rsidR="009E5E7A" w14:paraId="42B473F4" w14:textId="77777777" w:rsidTr="000B392B">
        <w:tc>
          <w:tcPr>
            <w:tcW w:w="1455" w:type="dxa"/>
            <w:vAlign w:val="center"/>
          </w:tcPr>
          <w:p w14:paraId="658FC73A" w14:textId="44527361" w:rsidR="009E5E7A" w:rsidRDefault="009E5E7A" w:rsidP="009E5E7A">
            <w:pPr>
              <w:tabs>
                <w:tab w:val="center" w:pos="4150"/>
                <w:tab w:val="right" w:pos="10104"/>
              </w:tabs>
              <w:spacing w:line="240" w:lineRule="auto"/>
              <w:ind w:firstLineChars="0" w:firstLine="0"/>
              <w:jc w:val="center"/>
            </w:pPr>
            <w:r w:rsidRPr="00253A3D">
              <w:rPr>
                <w:color w:val="FF0000"/>
              </w:rPr>
              <w:object w:dxaOrig="1320" w:dyaOrig="320" w14:anchorId="20D5C77B">
                <v:shape id="_x0000_i1219" type="#_x0000_t75" style="width:65.95pt;height:15.85pt" o:ole="">
                  <v:imagedata r:id="rId368" o:title=""/>
                </v:shape>
                <o:OLEObject Type="Embed" ProgID="Unknown" ShapeID="_x0000_i1219" DrawAspect="Content" ObjectID="_1637853141" r:id="rId400"/>
              </w:object>
            </w:r>
          </w:p>
        </w:tc>
        <w:tc>
          <w:tcPr>
            <w:tcW w:w="2368" w:type="dxa"/>
            <w:vAlign w:val="center"/>
          </w:tcPr>
          <w:p w14:paraId="57DAD96E" w14:textId="76592A55" w:rsidR="009E5E7A" w:rsidRDefault="00247C6A" w:rsidP="009E5E7A">
            <w:pPr>
              <w:tabs>
                <w:tab w:val="center" w:pos="4150"/>
                <w:tab w:val="right" w:pos="10104"/>
              </w:tabs>
              <w:spacing w:line="240" w:lineRule="auto"/>
              <w:ind w:firstLineChars="0" w:firstLine="0"/>
              <w:jc w:val="center"/>
            </w:pPr>
            <w:r>
              <w:object w:dxaOrig="1520" w:dyaOrig="440" w14:anchorId="7BA7AD45">
                <v:shape id="_x0000_i1220" type="#_x0000_t75" style="width:75.75pt;height:21.85pt" o:ole="">
                  <v:imagedata r:id="rId401" o:title=""/>
                </v:shape>
                <o:OLEObject Type="Embed" ProgID="Unknown" ShapeID="_x0000_i1220" DrawAspect="Content" ObjectID="_1637853142" r:id="rId402"/>
              </w:object>
            </w:r>
          </w:p>
        </w:tc>
        <w:tc>
          <w:tcPr>
            <w:tcW w:w="2409" w:type="dxa"/>
            <w:vAlign w:val="center"/>
          </w:tcPr>
          <w:p w14:paraId="01D442B5" w14:textId="379BDF68" w:rsidR="009E5E7A" w:rsidRDefault="00247C6A" w:rsidP="009E5E7A">
            <w:pPr>
              <w:tabs>
                <w:tab w:val="center" w:pos="4150"/>
                <w:tab w:val="right" w:pos="10104"/>
              </w:tabs>
              <w:spacing w:line="240" w:lineRule="auto"/>
              <w:ind w:firstLineChars="0" w:firstLine="0"/>
              <w:jc w:val="center"/>
            </w:pPr>
            <w:r>
              <w:rPr>
                <w:rFonts w:hint="eastAsia"/>
              </w:rPr>
              <w:t>—</w:t>
            </w:r>
          </w:p>
        </w:tc>
        <w:tc>
          <w:tcPr>
            <w:tcW w:w="2064" w:type="dxa"/>
            <w:vAlign w:val="center"/>
          </w:tcPr>
          <w:p w14:paraId="470FC2E4" w14:textId="3D88A6AD" w:rsidR="009E5E7A" w:rsidRDefault="00247C6A" w:rsidP="009E5E7A">
            <w:pPr>
              <w:tabs>
                <w:tab w:val="center" w:pos="4150"/>
                <w:tab w:val="right" w:pos="10104"/>
              </w:tabs>
              <w:spacing w:line="240" w:lineRule="auto"/>
              <w:ind w:firstLineChars="0" w:firstLine="0"/>
              <w:jc w:val="center"/>
            </w:pPr>
            <w:r>
              <w:rPr>
                <w:rFonts w:hint="eastAsia"/>
              </w:rPr>
              <w:t>—</w:t>
            </w:r>
          </w:p>
        </w:tc>
      </w:tr>
      <w:tr w:rsidR="009E5E7A" w14:paraId="01EA0CFB" w14:textId="77777777" w:rsidTr="000B392B">
        <w:tc>
          <w:tcPr>
            <w:tcW w:w="1455" w:type="dxa"/>
            <w:vAlign w:val="center"/>
          </w:tcPr>
          <w:p w14:paraId="138BB029" w14:textId="548EDBFD" w:rsidR="009E5E7A" w:rsidRDefault="009E5E7A" w:rsidP="009E5E7A">
            <w:pPr>
              <w:tabs>
                <w:tab w:val="center" w:pos="4150"/>
                <w:tab w:val="right" w:pos="10104"/>
              </w:tabs>
              <w:spacing w:line="240" w:lineRule="auto"/>
              <w:ind w:firstLineChars="0" w:firstLine="0"/>
              <w:jc w:val="center"/>
            </w:pPr>
            <w:r w:rsidRPr="00253A3D">
              <w:rPr>
                <w:color w:val="FF0000"/>
              </w:rPr>
              <w:object w:dxaOrig="780" w:dyaOrig="320" w14:anchorId="2A2124D5">
                <v:shape id="_x0000_i1221" type="#_x0000_t75" style="width:38.85pt;height:15.85pt" o:ole="">
                  <v:imagedata r:id="rId372" o:title=""/>
                </v:shape>
                <o:OLEObject Type="Embed" ProgID="Unknown" ShapeID="_x0000_i1221" DrawAspect="Content" ObjectID="_1637853143" r:id="rId403"/>
              </w:object>
            </w:r>
          </w:p>
        </w:tc>
        <w:tc>
          <w:tcPr>
            <w:tcW w:w="2368" w:type="dxa"/>
            <w:vAlign w:val="center"/>
          </w:tcPr>
          <w:p w14:paraId="70F1C260" w14:textId="71E0E7C7" w:rsidR="009E5E7A" w:rsidRDefault="000B392B" w:rsidP="009E5E7A">
            <w:pPr>
              <w:tabs>
                <w:tab w:val="center" w:pos="4150"/>
                <w:tab w:val="right" w:pos="10104"/>
              </w:tabs>
              <w:spacing w:line="240" w:lineRule="auto"/>
              <w:ind w:firstLineChars="0" w:firstLine="0"/>
              <w:jc w:val="center"/>
            </w:pPr>
            <w:r>
              <w:object w:dxaOrig="2580" w:dyaOrig="480" w14:anchorId="5F94D46A">
                <v:shape id="_x0000_i1222" type="#_x0000_t75" style="width:111.6pt;height:22.6pt" o:ole="">
                  <v:imagedata r:id="rId404" o:title=""/>
                </v:shape>
                <o:OLEObject Type="Embed" ProgID="Unknown" ShapeID="_x0000_i1222" DrawAspect="Content" ObjectID="_1637853144" r:id="rId405"/>
              </w:object>
            </w:r>
          </w:p>
        </w:tc>
        <w:tc>
          <w:tcPr>
            <w:tcW w:w="2409" w:type="dxa"/>
            <w:vAlign w:val="center"/>
          </w:tcPr>
          <w:p w14:paraId="05BAC089" w14:textId="6ED3AAD8" w:rsidR="009E5E7A" w:rsidRDefault="00247C6A" w:rsidP="009E5E7A">
            <w:pPr>
              <w:tabs>
                <w:tab w:val="center" w:pos="4150"/>
                <w:tab w:val="right" w:pos="10104"/>
              </w:tabs>
              <w:spacing w:line="240" w:lineRule="auto"/>
              <w:ind w:firstLineChars="0" w:firstLine="0"/>
              <w:jc w:val="center"/>
            </w:pPr>
            <w:r>
              <w:rPr>
                <w:rFonts w:hint="eastAsia"/>
              </w:rPr>
              <w:t>—</w:t>
            </w:r>
          </w:p>
        </w:tc>
        <w:tc>
          <w:tcPr>
            <w:tcW w:w="2064" w:type="dxa"/>
            <w:vAlign w:val="center"/>
          </w:tcPr>
          <w:p w14:paraId="6878EB5C" w14:textId="608CDA00" w:rsidR="009E5E7A" w:rsidRDefault="00247C6A" w:rsidP="009E5E7A">
            <w:pPr>
              <w:tabs>
                <w:tab w:val="center" w:pos="4150"/>
                <w:tab w:val="right" w:pos="10104"/>
              </w:tabs>
              <w:spacing w:line="240" w:lineRule="auto"/>
              <w:ind w:firstLineChars="0" w:firstLine="0"/>
              <w:jc w:val="center"/>
            </w:pPr>
            <w:r>
              <w:rPr>
                <w:rFonts w:hint="eastAsia"/>
              </w:rPr>
              <w:t>—</w:t>
            </w:r>
          </w:p>
        </w:tc>
      </w:tr>
      <w:tr w:rsidR="009E5E7A" w14:paraId="501D095D" w14:textId="77777777" w:rsidTr="000B392B">
        <w:tc>
          <w:tcPr>
            <w:tcW w:w="1455" w:type="dxa"/>
            <w:vAlign w:val="center"/>
          </w:tcPr>
          <w:p w14:paraId="3CC47A02" w14:textId="4950BFCC" w:rsidR="009E5E7A" w:rsidRDefault="009E5E7A" w:rsidP="009E5E7A">
            <w:pPr>
              <w:tabs>
                <w:tab w:val="center" w:pos="4150"/>
                <w:tab w:val="right" w:pos="10104"/>
              </w:tabs>
              <w:spacing w:line="240" w:lineRule="auto"/>
              <w:ind w:firstLineChars="0" w:firstLine="0"/>
              <w:jc w:val="center"/>
            </w:pPr>
            <w:r>
              <w:object w:dxaOrig="1219" w:dyaOrig="320" w14:anchorId="079A663C">
                <v:shape id="_x0000_i1223" type="#_x0000_t75" style="width:60.7pt;height:15.85pt" o:ole="">
                  <v:imagedata r:id="rId376" o:title=""/>
                </v:shape>
                <o:OLEObject Type="Embed" ProgID="Unknown" ShapeID="_x0000_i1223" DrawAspect="Content" ObjectID="_1637853145" r:id="rId406"/>
              </w:object>
            </w:r>
          </w:p>
        </w:tc>
        <w:tc>
          <w:tcPr>
            <w:tcW w:w="2368" w:type="dxa"/>
            <w:vAlign w:val="center"/>
          </w:tcPr>
          <w:p w14:paraId="588976B1" w14:textId="1A733D27" w:rsidR="009E5E7A" w:rsidRDefault="00FD3FDC" w:rsidP="009E5E7A">
            <w:pPr>
              <w:tabs>
                <w:tab w:val="center" w:pos="4150"/>
                <w:tab w:val="right" w:pos="10104"/>
              </w:tabs>
              <w:spacing w:line="240" w:lineRule="auto"/>
              <w:ind w:firstLineChars="0" w:firstLine="0"/>
              <w:jc w:val="center"/>
            </w:pPr>
            <w:r>
              <w:object w:dxaOrig="1520" w:dyaOrig="440" w14:anchorId="068DF66A">
                <v:shape id="_x0000_i1224" type="#_x0000_t75" style="width:75.75pt;height:21.85pt" o:ole="">
                  <v:imagedata r:id="rId407" o:title=""/>
                </v:shape>
                <o:OLEObject Type="Embed" ProgID="Unknown" ShapeID="_x0000_i1224" DrawAspect="Content" ObjectID="_1637853146" r:id="rId408"/>
              </w:object>
            </w:r>
          </w:p>
        </w:tc>
        <w:tc>
          <w:tcPr>
            <w:tcW w:w="2409" w:type="dxa"/>
            <w:vAlign w:val="center"/>
          </w:tcPr>
          <w:p w14:paraId="2C9B4795" w14:textId="6742E00C" w:rsidR="009E5E7A" w:rsidRDefault="000B392B" w:rsidP="009E5E7A">
            <w:pPr>
              <w:tabs>
                <w:tab w:val="center" w:pos="4150"/>
                <w:tab w:val="right" w:pos="10104"/>
              </w:tabs>
              <w:spacing w:line="240" w:lineRule="auto"/>
              <w:ind w:firstLineChars="0" w:firstLine="0"/>
              <w:jc w:val="center"/>
            </w:pPr>
            <w:r>
              <w:object w:dxaOrig="2740" w:dyaOrig="480" w14:anchorId="19B69097">
                <v:shape id="_x0000_i1225" type="#_x0000_t75" style="width:113.45pt;height:22.6pt" o:ole="">
                  <v:imagedata r:id="rId409" o:title=""/>
                </v:shape>
                <o:OLEObject Type="Embed" ProgID="Unknown" ShapeID="_x0000_i1225" DrawAspect="Content" ObjectID="_1637853147" r:id="rId410"/>
              </w:object>
            </w:r>
          </w:p>
        </w:tc>
        <w:tc>
          <w:tcPr>
            <w:tcW w:w="2064" w:type="dxa"/>
            <w:vAlign w:val="center"/>
          </w:tcPr>
          <w:p w14:paraId="5C15EC74" w14:textId="24A5C6A6" w:rsidR="009E5E7A" w:rsidRDefault="00FD3FDC" w:rsidP="009E5E7A">
            <w:pPr>
              <w:tabs>
                <w:tab w:val="center" w:pos="4150"/>
                <w:tab w:val="right" w:pos="10104"/>
              </w:tabs>
              <w:spacing w:line="240" w:lineRule="auto"/>
              <w:ind w:firstLineChars="0" w:firstLine="0"/>
              <w:jc w:val="center"/>
            </w:pPr>
            <w:r>
              <w:object w:dxaOrig="1740" w:dyaOrig="440" w14:anchorId="06E724AE">
                <v:shape id="_x0000_i1226" type="#_x0000_t75" style="width:87.1pt;height:21.85pt" o:ole="">
                  <v:imagedata r:id="rId411" o:title=""/>
                </v:shape>
                <o:OLEObject Type="Embed" ProgID="Unknown" ShapeID="_x0000_i1226" DrawAspect="Content" ObjectID="_1637853148" r:id="rId412"/>
              </w:object>
            </w:r>
          </w:p>
        </w:tc>
      </w:tr>
      <w:tr w:rsidR="009E5E7A" w14:paraId="15C73366" w14:textId="77777777" w:rsidTr="000B392B">
        <w:tc>
          <w:tcPr>
            <w:tcW w:w="1455" w:type="dxa"/>
            <w:vAlign w:val="center"/>
          </w:tcPr>
          <w:p w14:paraId="20A0DAEA" w14:textId="1A984E12" w:rsidR="009E5E7A" w:rsidRDefault="009E5E7A" w:rsidP="009E5E7A">
            <w:pPr>
              <w:tabs>
                <w:tab w:val="center" w:pos="4150"/>
                <w:tab w:val="right" w:pos="10104"/>
              </w:tabs>
              <w:spacing w:line="240" w:lineRule="auto"/>
              <w:ind w:firstLineChars="0" w:firstLine="0"/>
              <w:jc w:val="center"/>
            </w:pPr>
            <w:r>
              <w:object w:dxaOrig="859" w:dyaOrig="320" w14:anchorId="39DAD132">
                <v:shape id="_x0000_i1227" type="#_x0000_t75" style="width:42.6pt;height:15.85pt" o:ole="">
                  <v:imagedata r:id="rId383" o:title=""/>
                </v:shape>
                <o:OLEObject Type="Embed" ProgID="Unknown" ShapeID="_x0000_i1227" DrawAspect="Content" ObjectID="_1637853149" r:id="rId413"/>
              </w:object>
            </w:r>
          </w:p>
        </w:tc>
        <w:tc>
          <w:tcPr>
            <w:tcW w:w="2368" w:type="dxa"/>
            <w:vAlign w:val="center"/>
          </w:tcPr>
          <w:p w14:paraId="55FB10DB" w14:textId="0BE16A75" w:rsidR="009E5E7A" w:rsidRDefault="000B392B" w:rsidP="009E5E7A">
            <w:pPr>
              <w:tabs>
                <w:tab w:val="center" w:pos="4150"/>
                <w:tab w:val="right" w:pos="10104"/>
              </w:tabs>
              <w:spacing w:line="240" w:lineRule="auto"/>
              <w:ind w:firstLineChars="0" w:firstLine="0"/>
              <w:jc w:val="center"/>
            </w:pPr>
            <w:r>
              <w:object w:dxaOrig="2580" w:dyaOrig="480" w14:anchorId="6FE5E2BC">
                <v:shape id="_x0000_i1228" type="#_x0000_t75" style="width:111.6pt;height:22.6pt" o:ole="">
                  <v:imagedata r:id="rId414" o:title=""/>
                </v:shape>
                <o:OLEObject Type="Embed" ProgID="Unknown" ShapeID="_x0000_i1228" DrawAspect="Content" ObjectID="_1637853150" r:id="rId415"/>
              </w:object>
            </w:r>
          </w:p>
        </w:tc>
        <w:tc>
          <w:tcPr>
            <w:tcW w:w="2409" w:type="dxa"/>
            <w:vAlign w:val="center"/>
          </w:tcPr>
          <w:p w14:paraId="1BC29733" w14:textId="4AA43F49" w:rsidR="009E5E7A" w:rsidRDefault="00FD3FDC" w:rsidP="009E5E7A">
            <w:pPr>
              <w:tabs>
                <w:tab w:val="center" w:pos="4150"/>
                <w:tab w:val="right" w:pos="10104"/>
              </w:tabs>
              <w:spacing w:line="240" w:lineRule="auto"/>
              <w:ind w:firstLineChars="0" w:firstLine="0"/>
              <w:jc w:val="center"/>
            </w:pPr>
            <w:r>
              <w:object w:dxaOrig="840" w:dyaOrig="440" w14:anchorId="0E31A3E1">
                <v:shape id="_x0000_i1229" type="#_x0000_t75" style="width:41.85pt;height:21.85pt" o:ole="">
                  <v:imagedata r:id="rId416" o:title=""/>
                </v:shape>
                <o:OLEObject Type="Embed" ProgID="Unknown" ShapeID="_x0000_i1229" DrawAspect="Content" ObjectID="_1637853151" r:id="rId417"/>
              </w:object>
            </w:r>
          </w:p>
        </w:tc>
        <w:tc>
          <w:tcPr>
            <w:tcW w:w="2064" w:type="dxa"/>
            <w:vAlign w:val="center"/>
          </w:tcPr>
          <w:p w14:paraId="132F39C0" w14:textId="5E6B7D09" w:rsidR="009E5E7A" w:rsidRDefault="000B392B" w:rsidP="009E5E7A">
            <w:pPr>
              <w:tabs>
                <w:tab w:val="center" w:pos="4150"/>
                <w:tab w:val="right" w:pos="10104"/>
              </w:tabs>
              <w:spacing w:line="240" w:lineRule="auto"/>
              <w:ind w:firstLineChars="0" w:firstLine="0"/>
              <w:jc w:val="center"/>
            </w:pPr>
            <w:r>
              <w:object w:dxaOrig="1880" w:dyaOrig="480" w14:anchorId="097153A5">
                <v:shape id="_x0000_i1230" type="#_x0000_t75" style="width:88.6pt;height:24.15pt" o:ole="">
                  <v:imagedata r:id="rId418" o:title=""/>
                </v:shape>
                <o:OLEObject Type="Embed" ProgID="Unknown" ShapeID="_x0000_i1230" DrawAspect="Content" ObjectID="_1637853152" r:id="rId419"/>
              </w:object>
            </w:r>
          </w:p>
        </w:tc>
      </w:tr>
      <w:tr w:rsidR="009E5E7A" w14:paraId="62359B27" w14:textId="77777777" w:rsidTr="000B392B">
        <w:tc>
          <w:tcPr>
            <w:tcW w:w="1455" w:type="dxa"/>
            <w:vAlign w:val="center"/>
          </w:tcPr>
          <w:p w14:paraId="6E267EA5" w14:textId="425B846E" w:rsidR="009E5E7A" w:rsidRDefault="009E5E7A" w:rsidP="009E5E7A">
            <w:pPr>
              <w:tabs>
                <w:tab w:val="center" w:pos="4150"/>
                <w:tab w:val="right" w:pos="10104"/>
              </w:tabs>
              <w:spacing w:line="240" w:lineRule="auto"/>
              <w:ind w:firstLineChars="0" w:firstLine="0"/>
              <w:jc w:val="center"/>
            </w:pPr>
            <w:r>
              <w:object w:dxaOrig="859" w:dyaOrig="320" w14:anchorId="5FF7D963">
                <v:shape id="_x0000_i1231" type="#_x0000_t75" style="width:42.6pt;height:15.85pt" o:ole="">
                  <v:imagedata r:id="rId391" o:title=""/>
                </v:shape>
                <o:OLEObject Type="Embed" ProgID="Unknown" ShapeID="_x0000_i1231" DrawAspect="Content" ObjectID="_1637853153" r:id="rId420"/>
              </w:object>
            </w:r>
          </w:p>
        </w:tc>
        <w:tc>
          <w:tcPr>
            <w:tcW w:w="2368" w:type="dxa"/>
            <w:vAlign w:val="center"/>
          </w:tcPr>
          <w:p w14:paraId="55D57919" w14:textId="13909D14" w:rsidR="009E5E7A" w:rsidRDefault="00FD3FDC" w:rsidP="009E5E7A">
            <w:pPr>
              <w:tabs>
                <w:tab w:val="center" w:pos="4150"/>
                <w:tab w:val="right" w:pos="10104"/>
              </w:tabs>
              <w:spacing w:line="240" w:lineRule="auto"/>
              <w:ind w:firstLineChars="0" w:firstLine="0"/>
              <w:jc w:val="center"/>
            </w:pPr>
            <w:r>
              <w:object w:dxaOrig="1540" w:dyaOrig="440" w14:anchorId="24394B2E">
                <v:shape id="_x0000_i1232" type="#_x0000_t75" style="width:77.3pt;height:21.85pt" o:ole="">
                  <v:imagedata r:id="rId421" o:title=""/>
                </v:shape>
                <o:OLEObject Type="Embed" ProgID="Unknown" ShapeID="_x0000_i1232" DrawAspect="Content" ObjectID="_1637853154" r:id="rId422"/>
              </w:object>
            </w:r>
          </w:p>
        </w:tc>
        <w:tc>
          <w:tcPr>
            <w:tcW w:w="2409" w:type="dxa"/>
            <w:vAlign w:val="center"/>
          </w:tcPr>
          <w:p w14:paraId="7993A957" w14:textId="2139ADA8" w:rsidR="009E5E7A" w:rsidRDefault="00FD3FDC" w:rsidP="009E5E7A">
            <w:pPr>
              <w:tabs>
                <w:tab w:val="center" w:pos="4150"/>
                <w:tab w:val="right" w:pos="10104"/>
              </w:tabs>
              <w:spacing w:line="240" w:lineRule="auto"/>
              <w:ind w:firstLineChars="0" w:firstLine="0"/>
              <w:jc w:val="center"/>
            </w:pPr>
            <w:r>
              <w:object w:dxaOrig="2040" w:dyaOrig="480" w14:anchorId="0FE7D0E0">
                <v:shape id="_x0000_i1233" type="#_x0000_t75" style="width:102.15pt;height:24.15pt" o:ole="">
                  <v:imagedata r:id="rId423" o:title=""/>
                </v:shape>
                <o:OLEObject Type="Embed" ProgID="Unknown" ShapeID="_x0000_i1233" DrawAspect="Content" ObjectID="_1637853155" r:id="rId424"/>
              </w:object>
            </w:r>
          </w:p>
        </w:tc>
        <w:tc>
          <w:tcPr>
            <w:tcW w:w="2064" w:type="dxa"/>
            <w:vAlign w:val="center"/>
          </w:tcPr>
          <w:p w14:paraId="30D47913" w14:textId="3F6A1746" w:rsidR="009E5E7A" w:rsidRDefault="00FD3FDC" w:rsidP="009E5E7A">
            <w:pPr>
              <w:tabs>
                <w:tab w:val="center" w:pos="4150"/>
                <w:tab w:val="right" w:pos="10104"/>
              </w:tabs>
              <w:spacing w:line="240" w:lineRule="auto"/>
              <w:ind w:firstLineChars="0" w:firstLine="0"/>
              <w:jc w:val="center"/>
            </w:pPr>
            <w:r>
              <w:object w:dxaOrig="840" w:dyaOrig="440" w14:anchorId="4C85ADD1">
                <v:shape id="_x0000_i1234" type="#_x0000_t75" style="width:41.85pt;height:21.85pt" o:ole="">
                  <v:imagedata r:id="rId416" o:title=""/>
                </v:shape>
                <o:OLEObject Type="Embed" ProgID="Unknown" ShapeID="_x0000_i1234" DrawAspect="Content" ObjectID="_1637853156" r:id="rId425"/>
              </w:object>
            </w:r>
          </w:p>
        </w:tc>
      </w:tr>
    </w:tbl>
    <w:p w14:paraId="3906E1F3" w14:textId="1EEB76AE" w:rsidR="0087573F" w:rsidRDefault="0087573F" w:rsidP="00EF0A10">
      <w:pPr>
        <w:tabs>
          <w:tab w:val="center" w:pos="4150"/>
          <w:tab w:val="right" w:pos="10104"/>
        </w:tabs>
        <w:spacing w:line="240" w:lineRule="auto"/>
        <w:ind w:firstLineChars="0" w:firstLine="0"/>
        <w:rPr>
          <w:rFonts w:hint="eastAsia"/>
        </w:rPr>
      </w:pPr>
    </w:p>
    <w:p w14:paraId="1151EE11" w14:textId="31DEBAA8" w:rsidR="00B371AD" w:rsidRPr="000314C9" w:rsidRDefault="00EE6C76" w:rsidP="000314C9">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Pr>
          <w:rFonts w:ascii="宋体" w:eastAsia="宋体" w:hAnsi="宋体"/>
          <w:b w:val="0"/>
        </w:rPr>
        <w:t>3</w:t>
      </w:r>
      <w:r w:rsidRPr="007C197B">
        <w:rPr>
          <w:rFonts w:ascii="宋体" w:eastAsia="宋体" w:hAnsi="宋体"/>
          <w:b w:val="0"/>
        </w:rPr>
        <w:t>.</w:t>
      </w:r>
      <w:r>
        <w:rPr>
          <w:rFonts w:ascii="宋体" w:eastAsia="宋体" w:hAnsi="宋体"/>
          <w:b w:val="0"/>
        </w:rPr>
        <w:t>3</w:t>
      </w:r>
      <w:r w:rsidRPr="007C197B">
        <w:rPr>
          <w:rFonts w:ascii="宋体" w:eastAsia="宋体" w:hAnsi="宋体"/>
          <w:b w:val="0"/>
        </w:rPr>
        <w:t xml:space="preserve"> </w:t>
      </w:r>
      <w:r>
        <w:rPr>
          <w:rFonts w:ascii="宋体" w:eastAsia="宋体" w:hAnsi="宋体" w:hint="eastAsia"/>
          <w:b w:val="0"/>
        </w:rPr>
        <w:t>网络容量计算</w:t>
      </w:r>
    </w:p>
    <w:p w14:paraId="49B3A4DD" w14:textId="19E9299A" w:rsidR="00C4237B" w:rsidRDefault="00664BD0" w:rsidP="00613D39">
      <w:pPr>
        <w:spacing w:line="240" w:lineRule="auto"/>
        <w:ind w:firstLine="480"/>
      </w:pPr>
      <w:proofErr w:type="gramStart"/>
      <w:r w:rsidRPr="00664BD0">
        <w:rPr>
          <w:rFonts w:hint="eastAsia"/>
        </w:rPr>
        <w:t>假设</w:t>
      </w:r>
      <w:r>
        <w:rPr>
          <w:rFonts w:hint="eastAsia"/>
        </w:rPr>
        <w:t>总</w:t>
      </w:r>
      <w:proofErr w:type="gramEnd"/>
      <w:r w:rsidRPr="00664BD0">
        <w:rPr>
          <w:rFonts w:hint="eastAsia"/>
        </w:rPr>
        <w:t>带宽被平均分为两部分，</w:t>
      </w:r>
      <w:r w:rsidR="00AA462A">
        <w:rPr>
          <w:noProof/>
        </w:rPr>
        <w:object w:dxaOrig="1219" w:dyaOrig="360" w14:anchorId="26C024AD">
          <v:shape id="_x0000_i1235" type="#_x0000_t75" alt="" style="width:60.7pt;height:18.1pt;mso-width-percent:0;mso-height-percent:0;mso-width-percent:0;mso-height-percent:0" o:ole="">
            <v:imagedata r:id="rId426" o:title=""/>
          </v:shape>
          <o:OLEObject Type="Embed" ProgID="Unknown" ShapeID="_x0000_i1235" DrawAspect="Content" ObjectID="_1637853157" r:id="rId427"/>
        </w:object>
      </w:r>
      <w:r w:rsidRPr="00664BD0">
        <w:rPr>
          <w:rFonts w:hint="eastAsia"/>
        </w:rPr>
        <w:t>，</w:t>
      </w:r>
      <w:r>
        <w:rPr>
          <w:rFonts w:hint="eastAsia"/>
        </w:rPr>
        <w:t>且</w:t>
      </w:r>
      <w:r w:rsidR="00AA462A">
        <w:rPr>
          <w:noProof/>
        </w:rPr>
        <w:object w:dxaOrig="1320" w:dyaOrig="620" w14:anchorId="032155D1">
          <v:shape id="_x0000_i1236" type="#_x0000_t75" alt="" style="width:65.2pt;height:31.65pt;mso-width-percent:0;mso-height-percent:0;mso-width-percent:0;mso-height-percent:0" o:ole="">
            <v:imagedata r:id="rId428" o:title=""/>
          </v:shape>
          <o:OLEObject Type="Embed" ProgID="Unknown" ShapeID="_x0000_i1236" DrawAspect="Content" ObjectID="_1637853158" r:id="rId429"/>
        </w:object>
      </w:r>
      <w:r w:rsidRPr="00664BD0">
        <w:rPr>
          <w:rFonts w:hint="eastAsia"/>
        </w:rPr>
        <w:t>。</w:t>
      </w:r>
      <w:r>
        <w:rPr>
          <w:rFonts w:hint="eastAsia"/>
        </w:rPr>
        <w:t>根据公式</w:t>
      </w:r>
      <w:r w:rsidR="00613D39">
        <w:rPr>
          <w:rFonts w:hint="eastAsia"/>
        </w:rPr>
        <w:t>(</w:t>
      </w:r>
      <w:r w:rsidR="00613D39">
        <w:t>1)</w:t>
      </w:r>
      <w:r w:rsidRPr="00664BD0">
        <w:rPr>
          <w:rFonts w:hint="eastAsia"/>
        </w:rPr>
        <w:t>我们可以分别</w:t>
      </w:r>
      <w:r>
        <w:rPr>
          <w:rFonts w:hint="eastAsia"/>
        </w:rPr>
        <w:t>根据</w:t>
      </w:r>
      <w:r w:rsidR="00AA462A">
        <w:rPr>
          <w:noProof/>
        </w:rPr>
        <w:object w:dxaOrig="680" w:dyaOrig="400" w14:anchorId="6EEF2E61">
          <v:shape id="_x0000_i1237" type="#_x0000_t75" alt="" style="width:33.95pt;height:20.35pt;mso-width-percent:0;mso-height-percent:0;mso-width-percent:0;mso-height-percent:0" o:ole="">
            <v:imagedata r:id="rId430" o:title=""/>
          </v:shape>
          <o:OLEObject Type="Embed" ProgID="Unknown" ShapeID="_x0000_i1237" DrawAspect="Content" ObjectID="_1637853159" r:id="rId431"/>
        </w:object>
      </w:r>
      <w:r w:rsidRPr="00664BD0">
        <w:rPr>
          <w:rFonts w:hint="eastAsia"/>
        </w:rPr>
        <w:t>和</w:t>
      </w:r>
      <w:r w:rsidR="00AA462A">
        <w:rPr>
          <w:noProof/>
        </w:rPr>
        <w:object w:dxaOrig="720" w:dyaOrig="400" w14:anchorId="0A51187A">
          <v:shape id="_x0000_i1238" type="#_x0000_t75" alt="" style="width:36.2pt;height:20.35pt;mso-width-percent:0;mso-height-percent:0;mso-width-percent:0;mso-height-percent:0" o:ole="">
            <v:imagedata r:id="rId432" o:title=""/>
          </v:shape>
          <o:OLEObject Type="Embed" ProgID="Unknown" ShapeID="_x0000_i1238" DrawAspect="Content" ObjectID="_1637853160" r:id="rId433"/>
        </w:object>
      </w:r>
      <w:r w:rsidRPr="00664BD0">
        <w:rPr>
          <w:rFonts w:hint="eastAsia"/>
        </w:rPr>
        <w:t>计算两</w:t>
      </w:r>
      <w:r>
        <w:rPr>
          <w:rFonts w:hint="eastAsia"/>
        </w:rPr>
        <w:t>类节点的</w:t>
      </w:r>
      <w:r w:rsidRPr="00664BD0">
        <w:rPr>
          <w:rFonts w:hint="eastAsia"/>
        </w:rPr>
        <w:t>容量。</w:t>
      </w:r>
      <w:r>
        <w:rPr>
          <w:rFonts w:hint="eastAsia"/>
        </w:rPr>
        <w:t>需要注意两点：</w:t>
      </w:r>
      <w:r>
        <w:rPr>
          <w:rFonts w:hint="eastAsia"/>
        </w:rPr>
        <w:t>1</w:t>
      </w:r>
      <w:r>
        <w:rPr>
          <w:rFonts w:hint="eastAsia"/>
        </w:rPr>
        <w:t>）在实际的网络中，</w:t>
      </w:r>
      <w:r w:rsidRPr="00664BD0">
        <w:rPr>
          <w:rFonts w:hint="eastAsia"/>
        </w:rPr>
        <w:t>所有无标度网络都是稀疏的，即</w:t>
      </w:r>
      <w:r w:rsidR="00AA462A">
        <w:rPr>
          <w:noProof/>
        </w:rPr>
        <w:object w:dxaOrig="560" w:dyaOrig="320" w14:anchorId="38F47BEB">
          <v:shape id="_x0000_i1239" type="#_x0000_t75" alt="" style="width:27.9pt;height:16.6pt;mso-width-percent:0;mso-height-percent:0;mso-width-percent:0;mso-height-percent:0" o:ole="">
            <v:imagedata r:id="rId434" o:title=""/>
          </v:shape>
          <o:OLEObject Type="Embed" ProgID="Unknown" ShapeID="_x0000_i1239" DrawAspect="Content" ObjectID="_1637853161" r:id="rId435"/>
        </w:object>
      </w:r>
      <w:r w:rsidRPr="00664BD0">
        <w:rPr>
          <w:rFonts w:hint="eastAsia"/>
        </w:rPr>
        <w:t>。</w:t>
      </w:r>
      <w:r>
        <w:rPr>
          <w:rFonts w:hint="eastAsia"/>
        </w:rPr>
        <w:t>2</w:t>
      </w:r>
      <w:r>
        <w:rPr>
          <w:rFonts w:hint="eastAsia"/>
        </w:rPr>
        <w:t>）</w:t>
      </w:r>
      <w:r w:rsidR="00F15BA6">
        <w:rPr>
          <w:rFonts w:hint="eastAsia"/>
        </w:rPr>
        <w:t>由于考虑远程社交链接</w:t>
      </w:r>
      <w:r w:rsidR="00F51E62">
        <w:rPr>
          <w:rFonts w:hint="eastAsia"/>
        </w:rPr>
        <w:t>（</w:t>
      </w:r>
      <w:r w:rsidR="00F51E62">
        <w:rPr>
          <w:rFonts w:hint="eastAsia"/>
        </w:rPr>
        <w:t>LSC</w:t>
      </w:r>
      <w:r w:rsidR="00F51E62">
        <w:rPr>
          <w:rFonts w:hint="eastAsia"/>
        </w:rPr>
        <w:t>）</w:t>
      </w:r>
      <w:r w:rsidR="00F15BA6">
        <w:rPr>
          <w:rFonts w:hint="eastAsia"/>
        </w:rPr>
        <w:t>，</w:t>
      </w:r>
      <w:proofErr w:type="gramStart"/>
      <w:r w:rsidRPr="00664BD0">
        <w:rPr>
          <w:rFonts w:hint="eastAsia"/>
        </w:rPr>
        <w:t>平均跳数应</w:t>
      </w:r>
      <w:proofErr w:type="gramEnd"/>
      <w:r w:rsidRPr="00664BD0">
        <w:rPr>
          <w:rFonts w:hint="eastAsia"/>
        </w:rPr>
        <w:t>始终大于</w:t>
      </w:r>
      <w:r w:rsidRPr="00664BD0">
        <w:rPr>
          <w:rFonts w:hint="eastAsia"/>
        </w:rPr>
        <w:t>1</w:t>
      </w:r>
      <w:r w:rsidRPr="00664BD0">
        <w:rPr>
          <w:rFonts w:hint="eastAsia"/>
        </w:rPr>
        <w:t>。因此，对于</w:t>
      </w:r>
      <w:r w:rsidR="00F15BA6">
        <w:rPr>
          <w:rFonts w:hint="eastAsia"/>
        </w:rPr>
        <w:t>无标度</w:t>
      </w:r>
      <w:r w:rsidRPr="00664BD0">
        <w:rPr>
          <w:rFonts w:hint="eastAsia"/>
        </w:rPr>
        <w:t>节点</w:t>
      </w:r>
      <w:r w:rsidR="00F15BA6">
        <w:rPr>
          <w:rFonts w:hint="eastAsia"/>
        </w:rPr>
        <w:t>，网络容量为：</w:t>
      </w:r>
    </w:p>
    <w:p w14:paraId="3543A2C0" w14:textId="09790218" w:rsidR="00F51E62" w:rsidRDefault="00F51E62" w:rsidP="00F51E62">
      <w:pPr>
        <w:tabs>
          <w:tab w:val="center" w:pos="4150"/>
          <w:tab w:val="right" w:pos="10104"/>
        </w:tabs>
        <w:spacing w:line="240" w:lineRule="auto"/>
        <w:ind w:firstLineChars="0" w:firstLine="0"/>
      </w:pPr>
      <w:r>
        <w:tab/>
      </w:r>
      <w:r w:rsidR="00AA462A">
        <w:rPr>
          <w:noProof/>
        </w:rPr>
        <w:object w:dxaOrig="5460" w:dyaOrig="1600" w14:anchorId="07C9F281">
          <v:shape id="_x0000_i1240" type="#_x0000_t75" alt="" style="width:272.9pt;height:80.3pt;mso-width-percent:0;mso-height-percent:0;mso-width-percent:0;mso-height-percent:0" o:ole="">
            <v:imagedata r:id="rId436" o:title=""/>
          </v:shape>
          <o:OLEObject Type="Embed" ProgID="Unknown" ShapeID="_x0000_i1240" DrawAspect="Content" ObjectID="_1637853162" r:id="rId437"/>
        </w:object>
      </w:r>
      <w:r>
        <w:tab/>
      </w:r>
      <w:r>
        <w:rPr>
          <w:rFonts w:hint="eastAsia"/>
        </w:rPr>
        <w:t>(39)</w:t>
      </w:r>
    </w:p>
    <w:p w14:paraId="714658A4" w14:textId="72A6E323" w:rsidR="00F15BA6" w:rsidRDefault="0041206E" w:rsidP="00F51E62">
      <w:pPr>
        <w:ind w:firstLineChars="0" w:firstLine="0"/>
      </w:pPr>
      <w:r>
        <w:rPr>
          <w:rFonts w:hint="eastAsia"/>
        </w:rPr>
        <w:t>对于普通节点，网络容量如</w:t>
      </w:r>
      <w:r w:rsidRPr="0041206E">
        <w:rPr>
          <w:rFonts w:hint="eastAsia"/>
        </w:rPr>
        <w:t>表</w:t>
      </w:r>
      <w:r w:rsidRPr="0041206E">
        <w:rPr>
          <w:rFonts w:hint="eastAsia"/>
        </w:rPr>
        <w:t>3</w:t>
      </w:r>
      <w:r>
        <w:rPr>
          <w:rFonts w:hint="eastAsia"/>
        </w:rPr>
        <w:t>所示：</w:t>
      </w:r>
    </w:p>
    <w:p w14:paraId="07649C12" w14:textId="206630BA" w:rsidR="0041206E" w:rsidRDefault="0041206E" w:rsidP="0041206E">
      <w:pPr>
        <w:ind w:firstLineChars="0" w:firstLine="0"/>
        <w:jc w:val="center"/>
        <w:rPr>
          <w:rFonts w:hint="eastAsia"/>
        </w:rPr>
      </w:pPr>
      <w:r w:rsidRPr="0041206E">
        <w:rPr>
          <w:rFonts w:hint="eastAsia"/>
        </w:rPr>
        <w:t>表</w:t>
      </w:r>
      <w:r w:rsidRPr="0041206E">
        <w:rPr>
          <w:rFonts w:hint="eastAsia"/>
        </w:rPr>
        <w:t>3</w:t>
      </w:r>
    </w:p>
    <w:tbl>
      <w:tblPr>
        <w:tblStyle w:val="af7"/>
        <w:tblW w:w="0" w:type="auto"/>
        <w:tblLayout w:type="fixed"/>
        <w:tblLook w:val="04A0" w:firstRow="1" w:lastRow="0" w:firstColumn="1" w:lastColumn="0" w:noHBand="0" w:noVBand="1"/>
      </w:tblPr>
      <w:tblGrid>
        <w:gridCol w:w="1455"/>
        <w:gridCol w:w="2509"/>
        <w:gridCol w:w="1985"/>
        <w:gridCol w:w="2347"/>
      </w:tblGrid>
      <w:tr w:rsidR="0041206E" w14:paraId="6263884E" w14:textId="77777777" w:rsidTr="00077849">
        <w:trPr>
          <w:trHeight w:val="551"/>
        </w:trPr>
        <w:tc>
          <w:tcPr>
            <w:tcW w:w="1455" w:type="dxa"/>
            <w:tcBorders>
              <w:tl2br w:val="single" w:sz="4" w:space="0" w:color="auto"/>
            </w:tcBorders>
          </w:tcPr>
          <w:p w14:paraId="412A7BBD" w14:textId="77777777" w:rsidR="0041206E" w:rsidRDefault="0041206E" w:rsidP="0041206E">
            <w:pPr>
              <w:tabs>
                <w:tab w:val="left" w:pos="665"/>
              </w:tabs>
              <w:ind w:firstLineChars="0" w:firstLine="0"/>
            </w:pPr>
            <w:r>
              <w:tab/>
            </w:r>
            <w:r>
              <w:rPr>
                <w:rFonts w:hint="eastAsia"/>
              </w:rPr>
              <w:t xml:space="preserve">  </w:t>
            </w:r>
            <w:r>
              <w:object w:dxaOrig="240" w:dyaOrig="220" w14:anchorId="4A5F5F6B">
                <v:shape id="_x0000_i2014" type="#_x0000_t75" style="width:12.05pt;height:11.3pt" o:ole="">
                  <v:imagedata r:id="rId356" o:title=""/>
                </v:shape>
                <o:OLEObject Type="Embed" ProgID="Unknown" ShapeID="_x0000_i2014" DrawAspect="Content" ObjectID="_1637853163" r:id="rId438"/>
              </w:object>
            </w:r>
          </w:p>
          <w:p w14:paraId="15D9DBBA" w14:textId="77777777" w:rsidR="0041206E" w:rsidRDefault="0041206E" w:rsidP="0041206E">
            <w:pPr>
              <w:ind w:firstLineChars="0" w:firstLine="0"/>
              <w:rPr>
                <w:b/>
                <w:color w:val="FF0000"/>
                <w:u w:val="single"/>
              </w:rPr>
            </w:pPr>
            <w:r>
              <w:object w:dxaOrig="540" w:dyaOrig="320" w14:anchorId="47DC61BD">
                <v:shape id="_x0000_i2015" type="#_x0000_t75" style="width:27.15pt;height:15.85pt" o:ole="">
                  <v:imagedata r:id="rId358" o:title=""/>
                </v:shape>
                <o:OLEObject Type="Embed" ProgID="Unknown" ShapeID="_x0000_i2015" DrawAspect="Content" ObjectID="_1637853164" r:id="rId439"/>
              </w:object>
            </w:r>
          </w:p>
        </w:tc>
        <w:tc>
          <w:tcPr>
            <w:tcW w:w="2509" w:type="dxa"/>
            <w:vAlign w:val="center"/>
          </w:tcPr>
          <w:p w14:paraId="61CF2EC8" w14:textId="77777777" w:rsidR="0041206E" w:rsidRDefault="0041206E" w:rsidP="0041206E">
            <w:pPr>
              <w:ind w:firstLineChars="0" w:firstLine="0"/>
              <w:jc w:val="center"/>
              <w:rPr>
                <w:b/>
                <w:color w:val="FF0000"/>
                <w:u w:val="single"/>
              </w:rPr>
            </w:pPr>
            <w:r>
              <w:object w:dxaOrig="920" w:dyaOrig="279" w14:anchorId="6C9E6FA4">
                <v:shape id="_x0000_i2016" type="#_x0000_t75" style="width:45.6pt;height:14.3pt" o:ole="">
                  <v:imagedata r:id="rId360" o:title=""/>
                </v:shape>
                <o:OLEObject Type="Embed" ProgID="Unknown" ShapeID="_x0000_i2016" DrawAspect="Content" ObjectID="_1637853165" r:id="rId440"/>
              </w:object>
            </w:r>
          </w:p>
        </w:tc>
        <w:tc>
          <w:tcPr>
            <w:tcW w:w="1985" w:type="dxa"/>
            <w:vAlign w:val="center"/>
          </w:tcPr>
          <w:p w14:paraId="6442A20B" w14:textId="77777777" w:rsidR="0041206E" w:rsidRDefault="0041206E" w:rsidP="0041206E">
            <w:pPr>
              <w:ind w:firstLineChars="0" w:firstLine="0"/>
              <w:jc w:val="center"/>
              <w:rPr>
                <w:b/>
                <w:color w:val="FF0000"/>
                <w:u w:val="single"/>
              </w:rPr>
            </w:pPr>
            <w:r>
              <w:object w:dxaOrig="580" w:dyaOrig="279" w14:anchorId="152DDA92">
                <v:shape id="_x0000_i2017" type="#_x0000_t75" style="width:29.4pt;height:14.3pt" o:ole="">
                  <v:imagedata r:id="rId362" o:title=""/>
                </v:shape>
                <o:OLEObject Type="Embed" ProgID="Unknown" ShapeID="_x0000_i2017" DrawAspect="Content" ObjectID="_1637853166" r:id="rId441"/>
              </w:object>
            </w:r>
          </w:p>
        </w:tc>
        <w:tc>
          <w:tcPr>
            <w:tcW w:w="2347" w:type="dxa"/>
            <w:vAlign w:val="center"/>
          </w:tcPr>
          <w:p w14:paraId="6B4F75B5" w14:textId="77777777" w:rsidR="0041206E" w:rsidRDefault="0041206E" w:rsidP="0041206E">
            <w:pPr>
              <w:ind w:firstLineChars="0" w:firstLine="0"/>
              <w:jc w:val="center"/>
              <w:rPr>
                <w:b/>
                <w:color w:val="FF0000"/>
                <w:u w:val="single"/>
              </w:rPr>
            </w:pPr>
            <w:r>
              <w:object w:dxaOrig="580" w:dyaOrig="279" w14:anchorId="1B26CD69">
                <v:shape id="_x0000_i2018" type="#_x0000_t75" style="width:29.4pt;height:14.3pt" o:ole="">
                  <v:imagedata r:id="rId364" o:title=""/>
                </v:shape>
                <o:OLEObject Type="Embed" ProgID="Unknown" ShapeID="_x0000_i2018" DrawAspect="Content" ObjectID="_1637853167" r:id="rId442"/>
              </w:object>
            </w:r>
          </w:p>
        </w:tc>
      </w:tr>
      <w:tr w:rsidR="0041206E" w14:paraId="614C411C" w14:textId="77777777" w:rsidTr="00077849">
        <w:trPr>
          <w:trHeight w:val="48"/>
        </w:trPr>
        <w:tc>
          <w:tcPr>
            <w:tcW w:w="1455" w:type="dxa"/>
            <w:vAlign w:val="center"/>
          </w:tcPr>
          <w:p w14:paraId="5D478974" w14:textId="77777777" w:rsidR="0041206E" w:rsidRPr="00253A3D" w:rsidRDefault="0041206E" w:rsidP="0041206E">
            <w:pPr>
              <w:tabs>
                <w:tab w:val="center" w:pos="4150"/>
                <w:tab w:val="right" w:pos="10104"/>
              </w:tabs>
              <w:spacing w:line="240" w:lineRule="auto"/>
              <w:ind w:firstLineChars="0" w:firstLine="0"/>
              <w:jc w:val="center"/>
              <w:rPr>
                <w:color w:val="FF0000"/>
              </w:rPr>
            </w:pPr>
            <w:r w:rsidRPr="00253A3D">
              <w:rPr>
                <w:color w:val="FF0000"/>
              </w:rPr>
              <w:object w:dxaOrig="1320" w:dyaOrig="320" w14:anchorId="199FEC75">
                <v:shape id="_x0000_i2019" type="#_x0000_t75" style="width:65.95pt;height:15.85pt" o:ole="">
                  <v:imagedata r:id="rId368" o:title=""/>
                </v:shape>
                <o:OLEObject Type="Embed" ProgID="Unknown" ShapeID="_x0000_i2019" DrawAspect="Content" ObjectID="_1637853168" r:id="rId443"/>
              </w:object>
            </w:r>
          </w:p>
        </w:tc>
        <w:tc>
          <w:tcPr>
            <w:tcW w:w="2509" w:type="dxa"/>
            <w:vAlign w:val="center"/>
          </w:tcPr>
          <w:p w14:paraId="1C7121BA" w14:textId="26909660" w:rsidR="0041206E" w:rsidRDefault="00077849" w:rsidP="0041206E">
            <w:pPr>
              <w:tabs>
                <w:tab w:val="center" w:pos="4150"/>
                <w:tab w:val="right" w:pos="10104"/>
              </w:tabs>
              <w:spacing w:line="240" w:lineRule="auto"/>
              <w:ind w:firstLineChars="0" w:firstLine="0"/>
              <w:jc w:val="center"/>
              <w:rPr>
                <w:b/>
                <w:color w:val="FF0000"/>
                <w:u w:val="single"/>
              </w:rPr>
            </w:pPr>
            <w:r>
              <w:object w:dxaOrig="1440" w:dyaOrig="920" w14:anchorId="273F0ED6">
                <v:shape id="_x0000_i2020" type="#_x0000_t75" style="width:61.8pt;height:38.85pt" o:ole="">
                  <v:imagedata r:id="rId444" o:title=""/>
                </v:shape>
                <o:OLEObject Type="Embed" ProgID="Unknown" ShapeID="_x0000_i2020" DrawAspect="Content" ObjectID="_1637853169" r:id="rId445"/>
              </w:object>
            </w:r>
          </w:p>
        </w:tc>
        <w:tc>
          <w:tcPr>
            <w:tcW w:w="1985" w:type="dxa"/>
            <w:vAlign w:val="center"/>
          </w:tcPr>
          <w:p w14:paraId="3B279657" w14:textId="77777777" w:rsidR="0041206E" w:rsidRDefault="0041206E" w:rsidP="0041206E">
            <w:pPr>
              <w:ind w:firstLineChars="0" w:firstLine="0"/>
              <w:jc w:val="center"/>
              <w:rPr>
                <w:b/>
                <w:color w:val="FF0000"/>
                <w:u w:val="single"/>
              </w:rPr>
            </w:pPr>
            <w:r>
              <w:rPr>
                <w:rFonts w:hint="eastAsia"/>
              </w:rPr>
              <w:t>—</w:t>
            </w:r>
          </w:p>
        </w:tc>
        <w:tc>
          <w:tcPr>
            <w:tcW w:w="2347" w:type="dxa"/>
            <w:vAlign w:val="center"/>
          </w:tcPr>
          <w:p w14:paraId="78BF632A" w14:textId="77777777" w:rsidR="0041206E" w:rsidRDefault="0041206E" w:rsidP="0041206E">
            <w:pPr>
              <w:ind w:firstLineChars="0" w:firstLine="0"/>
              <w:jc w:val="center"/>
              <w:rPr>
                <w:b/>
                <w:color w:val="FF0000"/>
                <w:u w:val="single"/>
              </w:rPr>
            </w:pPr>
            <w:r>
              <w:rPr>
                <w:rFonts w:hint="eastAsia"/>
              </w:rPr>
              <w:t>—</w:t>
            </w:r>
          </w:p>
        </w:tc>
      </w:tr>
      <w:tr w:rsidR="0041206E" w14:paraId="0368474E" w14:textId="77777777" w:rsidTr="00077849">
        <w:tc>
          <w:tcPr>
            <w:tcW w:w="1455" w:type="dxa"/>
            <w:vAlign w:val="center"/>
          </w:tcPr>
          <w:p w14:paraId="456ABCF1" w14:textId="77777777" w:rsidR="0041206E" w:rsidRPr="00253A3D" w:rsidRDefault="0041206E" w:rsidP="0041206E">
            <w:pPr>
              <w:tabs>
                <w:tab w:val="center" w:pos="4150"/>
                <w:tab w:val="right" w:pos="10104"/>
              </w:tabs>
              <w:spacing w:line="240" w:lineRule="auto"/>
              <w:ind w:firstLineChars="0" w:firstLine="0"/>
              <w:jc w:val="center"/>
              <w:rPr>
                <w:color w:val="FF0000"/>
              </w:rPr>
            </w:pPr>
            <w:r w:rsidRPr="00253A3D">
              <w:rPr>
                <w:color w:val="FF0000"/>
              </w:rPr>
              <w:object w:dxaOrig="780" w:dyaOrig="320" w14:anchorId="3928E269">
                <v:shape id="_x0000_i2021" type="#_x0000_t75" style="width:38.85pt;height:15.85pt" o:ole="">
                  <v:imagedata r:id="rId372" o:title=""/>
                </v:shape>
                <o:OLEObject Type="Embed" ProgID="Unknown" ShapeID="_x0000_i2021" DrawAspect="Content" ObjectID="_1637853170" r:id="rId446"/>
              </w:object>
            </w:r>
          </w:p>
        </w:tc>
        <w:tc>
          <w:tcPr>
            <w:tcW w:w="2509" w:type="dxa"/>
            <w:vAlign w:val="center"/>
          </w:tcPr>
          <w:p w14:paraId="2ADF475D" w14:textId="3FD85919" w:rsidR="0041206E" w:rsidRDefault="00077849" w:rsidP="0041206E">
            <w:pPr>
              <w:tabs>
                <w:tab w:val="center" w:pos="4150"/>
                <w:tab w:val="right" w:pos="10104"/>
              </w:tabs>
              <w:spacing w:line="240" w:lineRule="auto"/>
              <w:ind w:firstLineChars="0" w:firstLine="0"/>
              <w:jc w:val="center"/>
              <w:rPr>
                <w:b/>
                <w:color w:val="FF0000"/>
                <w:u w:val="single"/>
              </w:rPr>
            </w:pPr>
            <w:r w:rsidRPr="00FD3FDC">
              <w:rPr>
                <w:sz w:val="18"/>
              </w:rPr>
              <w:object w:dxaOrig="2880" w:dyaOrig="920" w14:anchorId="7082B899">
                <v:shape id="_x0000_i2022" type="#_x0000_t75" style="width:112.7pt;height:36.2pt" o:ole="">
                  <v:imagedata r:id="rId447" o:title=""/>
                </v:shape>
                <o:OLEObject Type="Embed" ProgID="Unknown" ShapeID="_x0000_i2022" DrawAspect="Content" ObjectID="_1637853171" r:id="rId448"/>
              </w:object>
            </w:r>
          </w:p>
        </w:tc>
        <w:tc>
          <w:tcPr>
            <w:tcW w:w="1985" w:type="dxa"/>
            <w:vAlign w:val="center"/>
          </w:tcPr>
          <w:p w14:paraId="52C17E25" w14:textId="77777777" w:rsidR="0041206E" w:rsidRDefault="0041206E" w:rsidP="0041206E">
            <w:pPr>
              <w:ind w:firstLineChars="0" w:firstLine="0"/>
              <w:jc w:val="center"/>
              <w:rPr>
                <w:b/>
                <w:color w:val="FF0000"/>
                <w:u w:val="single"/>
              </w:rPr>
            </w:pPr>
            <w:r>
              <w:rPr>
                <w:rFonts w:hint="eastAsia"/>
              </w:rPr>
              <w:t>—</w:t>
            </w:r>
          </w:p>
        </w:tc>
        <w:tc>
          <w:tcPr>
            <w:tcW w:w="2347" w:type="dxa"/>
            <w:vAlign w:val="center"/>
          </w:tcPr>
          <w:p w14:paraId="64113698" w14:textId="77777777" w:rsidR="0041206E" w:rsidRDefault="0041206E" w:rsidP="0041206E">
            <w:pPr>
              <w:ind w:firstLineChars="0" w:firstLine="0"/>
              <w:jc w:val="center"/>
              <w:rPr>
                <w:b/>
                <w:color w:val="FF0000"/>
                <w:u w:val="single"/>
              </w:rPr>
            </w:pPr>
            <w:r>
              <w:rPr>
                <w:rFonts w:hint="eastAsia"/>
              </w:rPr>
              <w:t>—</w:t>
            </w:r>
          </w:p>
        </w:tc>
      </w:tr>
      <w:tr w:rsidR="0041206E" w14:paraId="5A5019AC" w14:textId="77777777" w:rsidTr="00077849">
        <w:tc>
          <w:tcPr>
            <w:tcW w:w="1455" w:type="dxa"/>
            <w:vAlign w:val="center"/>
          </w:tcPr>
          <w:p w14:paraId="528425E5" w14:textId="77777777" w:rsidR="0041206E" w:rsidRDefault="0041206E" w:rsidP="0041206E">
            <w:pPr>
              <w:tabs>
                <w:tab w:val="center" w:pos="4150"/>
                <w:tab w:val="right" w:pos="10104"/>
              </w:tabs>
              <w:spacing w:line="240" w:lineRule="auto"/>
              <w:ind w:firstLineChars="0" w:firstLine="0"/>
              <w:jc w:val="center"/>
              <w:rPr>
                <w:b/>
                <w:color w:val="FF0000"/>
                <w:u w:val="single"/>
              </w:rPr>
            </w:pPr>
            <w:r>
              <w:object w:dxaOrig="1219" w:dyaOrig="320" w14:anchorId="61F0B958">
                <v:shape id="_x0000_i2023" type="#_x0000_t75" style="width:60.7pt;height:15.85pt" o:ole="">
                  <v:imagedata r:id="rId376" o:title=""/>
                </v:shape>
                <o:OLEObject Type="Embed" ProgID="Unknown" ShapeID="_x0000_i2023" DrawAspect="Content" ObjectID="_1637853172" r:id="rId449"/>
              </w:object>
            </w:r>
          </w:p>
        </w:tc>
        <w:tc>
          <w:tcPr>
            <w:tcW w:w="2509" w:type="dxa"/>
            <w:vAlign w:val="center"/>
          </w:tcPr>
          <w:p w14:paraId="32AEA2A0" w14:textId="22B459B7" w:rsidR="0041206E" w:rsidRDefault="00077849" w:rsidP="0041206E">
            <w:pPr>
              <w:tabs>
                <w:tab w:val="center" w:pos="4150"/>
                <w:tab w:val="right" w:pos="10104"/>
              </w:tabs>
              <w:spacing w:line="240" w:lineRule="auto"/>
              <w:ind w:firstLineChars="0" w:firstLine="0"/>
              <w:jc w:val="center"/>
              <w:rPr>
                <w:b/>
                <w:color w:val="FF0000"/>
                <w:u w:val="single"/>
              </w:rPr>
            </w:pPr>
            <w:r>
              <w:object w:dxaOrig="1440" w:dyaOrig="920" w14:anchorId="6B03573B">
                <v:shape id="_x0000_i2024" type="#_x0000_t75" style="width:62.95pt;height:39.6pt" o:ole="">
                  <v:imagedata r:id="rId450" o:title=""/>
                </v:shape>
                <o:OLEObject Type="Embed" ProgID="Unknown" ShapeID="_x0000_i2024" DrawAspect="Content" ObjectID="_1637853173" r:id="rId451"/>
              </w:object>
            </w:r>
          </w:p>
        </w:tc>
        <w:tc>
          <w:tcPr>
            <w:tcW w:w="1985" w:type="dxa"/>
            <w:vAlign w:val="center"/>
          </w:tcPr>
          <w:p w14:paraId="70A1A532" w14:textId="60604092" w:rsidR="0041206E" w:rsidRDefault="00077849" w:rsidP="0041206E">
            <w:pPr>
              <w:tabs>
                <w:tab w:val="center" w:pos="4150"/>
                <w:tab w:val="right" w:pos="10104"/>
              </w:tabs>
              <w:spacing w:line="240" w:lineRule="auto"/>
              <w:ind w:firstLineChars="0" w:firstLine="0"/>
              <w:jc w:val="center"/>
              <w:rPr>
                <w:b/>
                <w:color w:val="FF0000"/>
                <w:u w:val="single"/>
              </w:rPr>
            </w:pPr>
            <w:r>
              <w:object w:dxaOrig="2299" w:dyaOrig="960" w14:anchorId="7A3672B5">
                <v:shape id="_x0000_i2025" type="#_x0000_t75" style="width:84.05pt;height:38.05pt" o:ole="">
                  <v:imagedata r:id="rId452" o:title=""/>
                </v:shape>
                <o:OLEObject Type="Embed" ProgID="Unknown" ShapeID="_x0000_i2025" DrawAspect="Content" ObjectID="_1637853174" r:id="rId453"/>
              </w:object>
            </w:r>
          </w:p>
        </w:tc>
        <w:tc>
          <w:tcPr>
            <w:tcW w:w="2347" w:type="dxa"/>
            <w:vAlign w:val="center"/>
          </w:tcPr>
          <w:p w14:paraId="044B5D8A" w14:textId="63023700" w:rsidR="0041206E" w:rsidRDefault="00077849" w:rsidP="0041206E">
            <w:pPr>
              <w:tabs>
                <w:tab w:val="center" w:pos="4150"/>
                <w:tab w:val="right" w:pos="10104"/>
              </w:tabs>
              <w:spacing w:line="240" w:lineRule="auto"/>
              <w:ind w:firstLineChars="0" w:firstLine="0"/>
              <w:jc w:val="center"/>
              <w:rPr>
                <w:b/>
                <w:color w:val="FF0000"/>
                <w:u w:val="single"/>
              </w:rPr>
            </w:pPr>
            <w:r>
              <w:object w:dxaOrig="1540" w:dyaOrig="920" w14:anchorId="15DB88C3">
                <v:shape id="_x0000_i2026" type="#_x0000_t75" style="width:67.1pt;height:39.95pt" o:ole="">
                  <v:imagedata r:id="rId454" o:title=""/>
                </v:shape>
                <o:OLEObject Type="Embed" ProgID="Unknown" ShapeID="_x0000_i2026" DrawAspect="Content" ObjectID="_1637853175" r:id="rId455"/>
              </w:object>
            </w:r>
          </w:p>
        </w:tc>
        <w:bookmarkStart w:id="25" w:name="_GoBack"/>
        <w:bookmarkEnd w:id="25"/>
      </w:tr>
      <w:tr w:rsidR="0041206E" w14:paraId="009EE693" w14:textId="77777777" w:rsidTr="00077849">
        <w:tc>
          <w:tcPr>
            <w:tcW w:w="1455" w:type="dxa"/>
            <w:vAlign w:val="center"/>
          </w:tcPr>
          <w:p w14:paraId="4DF5D192" w14:textId="77777777" w:rsidR="0041206E" w:rsidRDefault="0041206E" w:rsidP="0041206E">
            <w:pPr>
              <w:tabs>
                <w:tab w:val="center" w:pos="4150"/>
                <w:tab w:val="right" w:pos="10104"/>
              </w:tabs>
              <w:spacing w:line="240" w:lineRule="auto"/>
              <w:ind w:firstLineChars="0" w:firstLine="0"/>
              <w:jc w:val="center"/>
              <w:rPr>
                <w:b/>
                <w:color w:val="FF0000"/>
                <w:u w:val="single"/>
              </w:rPr>
            </w:pPr>
            <w:r>
              <w:object w:dxaOrig="859" w:dyaOrig="320" w14:anchorId="221A4FD2">
                <v:shape id="_x0000_i2027" type="#_x0000_t75" style="width:42.6pt;height:15.85pt" o:ole="">
                  <v:imagedata r:id="rId383" o:title=""/>
                </v:shape>
                <o:OLEObject Type="Embed" ProgID="Unknown" ShapeID="_x0000_i2027" DrawAspect="Content" ObjectID="_1637853176" r:id="rId456"/>
              </w:object>
            </w:r>
          </w:p>
        </w:tc>
        <w:tc>
          <w:tcPr>
            <w:tcW w:w="2509" w:type="dxa"/>
            <w:vAlign w:val="center"/>
          </w:tcPr>
          <w:p w14:paraId="6A75B211" w14:textId="1EDFA372" w:rsidR="0041206E" w:rsidRPr="00253A3D" w:rsidRDefault="00077849" w:rsidP="0041206E">
            <w:pPr>
              <w:tabs>
                <w:tab w:val="center" w:pos="4150"/>
                <w:tab w:val="right" w:pos="10104"/>
              </w:tabs>
              <w:spacing w:line="240" w:lineRule="auto"/>
              <w:ind w:firstLineChars="0" w:firstLine="0"/>
              <w:jc w:val="center"/>
            </w:pPr>
            <w:r>
              <w:object w:dxaOrig="2880" w:dyaOrig="920" w14:anchorId="667500DB">
                <v:shape id="_x0000_i2028" type="#_x0000_t75" style="width:118.35pt;height:38.05pt" o:ole="">
                  <v:imagedata r:id="rId457" o:title=""/>
                </v:shape>
                <o:OLEObject Type="Embed" ProgID="Unknown" ShapeID="_x0000_i2028" DrawAspect="Content" ObjectID="_1637853177" r:id="rId458"/>
              </w:object>
            </w:r>
          </w:p>
        </w:tc>
        <w:tc>
          <w:tcPr>
            <w:tcW w:w="1985" w:type="dxa"/>
            <w:vAlign w:val="center"/>
          </w:tcPr>
          <w:p w14:paraId="403D22D2" w14:textId="4D6D6EBD" w:rsidR="0041206E" w:rsidRPr="00253A3D" w:rsidRDefault="00077849" w:rsidP="0041206E">
            <w:pPr>
              <w:tabs>
                <w:tab w:val="center" w:pos="4150"/>
                <w:tab w:val="right" w:pos="10104"/>
              </w:tabs>
              <w:spacing w:line="240" w:lineRule="auto"/>
              <w:ind w:firstLineChars="0" w:firstLine="0"/>
              <w:jc w:val="center"/>
            </w:pPr>
            <w:r>
              <w:object w:dxaOrig="1200" w:dyaOrig="800" w14:anchorId="5700BA04">
                <v:shape id="_x0000_i2029" type="#_x0000_t75" style="width:53.55pt;height:35.05pt" o:ole="">
                  <v:imagedata r:id="rId459" o:title=""/>
                </v:shape>
                <o:OLEObject Type="Embed" ProgID="Unknown" ShapeID="_x0000_i2029" DrawAspect="Content" ObjectID="_1637853178" r:id="rId460"/>
              </w:object>
            </w:r>
          </w:p>
        </w:tc>
        <w:tc>
          <w:tcPr>
            <w:tcW w:w="2347" w:type="dxa"/>
            <w:vAlign w:val="center"/>
          </w:tcPr>
          <w:p w14:paraId="046DBAAB" w14:textId="2BA3B3C8" w:rsidR="0041206E" w:rsidRPr="00253A3D" w:rsidRDefault="00077849" w:rsidP="0041206E">
            <w:pPr>
              <w:tabs>
                <w:tab w:val="center" w:pos="4150"/>
                <w:tab w:val="right" w:pos="10104"/>
              </w:tabs>
              <w:spacing w:line="240" w:lineRule="auto"/>
              <w:ind w:firstLineChars="0" w:firstLine="0"/>
              <w:jc w:val="center"/>
            </w:pPr>
            <w:r>
              <w:object w:dxaOrig="2600" w:dyaOrig="880" w14:anchorId="17705D05">
                <v:shape id="_x0000_i2030" type="#_x0000_t75" style="width:110.45pt;height:37.3pt" o:ole="">
                  <v:imagedata r:id="rId461" o:title=""/>
                </v:shape>
                <o:OLEObject Type="Embed" ProgID="Unknown" ShapeID="_x0000_i2030" DrawAspect="Content" ObjectID="_1637853179" r:id="rId462"/>
              </w:object>
            </w:r>
          </w:p>
        </w:tc>
      </w:tr>
      <w:tr w:rsidR="0041206E" w14:paraId="0B9DF899" w14:textId="77777777" w:rsidTr="0041206E">
        <w:tc>
          <w:tcPr>
            <w:tcW w:w="1455" w:type="dxa"/>
            <w:vAlign w:val="center"/>
          </w:tcPr>
          <w:p w14:paraId="6B004E92" w14:textId="77777777" w:rsidR="0041206E" w:rsidRDefault="0041206E" w:rsidP="0041206E">
            <w:pPr>
              <w:tabs>
                <w:tab w:val="center" w:pos="4150"/>
                <w:tab w:val="right" w:pos="10104"/>
              </w:tabs>
              <w:spacing w:line="240" w:lineRule="auto"/>
              <w:ind w:firstLineChars="0" w:firstLine="0"/>
              <w:jc w:val="center"/>
              <w:rPr>
                <w:b/>
                <w:color w:val="FF0000"/>
                <w:u w:val="single"/>
              </w:rPr>
            </w:pPr>
            <w:r>
              <w:object w:dxaOrig="859" w:dyaOrig="320" w14:anchorId="4CAD41B0">
                <v:shape id="_x0000_i1543" type="#_x0000_t75" style="width:42.6pt;height:15.85pt" o:ole="">
                  <v:imagedata r:id="rId391" o:title=""/>
                </v:shape>
                <o:OLEObject Type="Embed" ProgID="Unknown" ShapeID="_x0000_i1543" DrawAspect="Content" ObjectID="_1637853180" r:id="rId463"/>
              </w:object>
            </w:r>
          </w:p>
        </w:tc>
        <w:tc>
          <w:tcPr>
            <w:tcW w:w="6841" w:type="dxa"/>
            <w:gridSpan w:val="3"/>
            <w:vAlign w:val="center"/>
          </w:tcPr>
          <w:p w14:paraId="3FF3EB7D" w14:textId="71F9E537" w:rsidR="0041206E" w:rsidRPr="00253A3D" w:rsidRDefault="00077849" w:rsidP="0041206E">
            <w:pPr>
              <w:tabs>
                <w:tab w:val="center" w:pos="4150"/>
                <w:tab w:val="right" w:pos="10104"/>
              </w:tabs>
              <w:spacing w:line="240" w:lineRule="auto"/>
              <w:ind w:firstLineChars="0" w:firstLine="0"/>
              <w:jc w:val="center"/>
              <w:rPr>
                <w:rFonts w:hint="eastAsia"/>
              </w:rPr>
            </w:pPr>
            <w:r>
              <w:object w:dxaOrig="1200" w:dyaOrig="800" w14:anchorId="2DBDD19C">
                <v:shape id="_x0000_i1552" type="#_x0000_t75" style="width:49pt;height:32.05pt" o:ole="">
                  <v:imagedata r:id="rId459" o:title=""/>
                </v:shape>
                <o:OLEObject Type="Embed" ProgID="Unknown" ShapeID="_x0000_i1552" DrawAspect="Content" ObjectID="_1637853181" r:id="rId464"/>
              </w:object>
            </w:r>
          </w:p>
        </w:tc>
      </w:tr>
    </w:tbl>
    <w:p w14:paraId="2FAC0C86" w14:textId="77777777" w:rsidR="0041206E" w:rsidRDefault="0041206E" w:rsidP="00F51E62">
      <w:pPr>
        <w:ind w:firstLineChars="0" w:firstLine="0"/>
        <w:rPr>
          <w:rFonts w:hint="eastAsia"/>
        </w:rPr>
      </w:pPr>
    </w:p>
    <w:p w14:paraId="3296E495" w14:textId="388309E2" w:rsidR="00AB1E0F" w:rsidRDefault="00D145B6">
      <w:pPr>
        <w:pStyle w:val="2"/>
      </w:pPr>
      <w:bookmarkStart w:id="26" w:name="_Toc12468639"/>
      <w:r>
        <w:rPr>
          <w:rFonts w:hint="eastAsia"/>
        </w:rPr>
        <w:t>2.</w:t>
      </w:r>
      <w:r w:rsidR="005B65C7">
        <w:t>3</w:t>
      </w:r>
      <w:r w:rsidR="00AD6047">
        <w:rPr>
          <w:rFonts w:hint="eastAsia"/>
        </w:rPr>
        <w:t xml:space="preserve"> </w:t>
      </w:r>
      <w:r w:rsidR="00F14DC5">
        <w:t xml:space="preserve"> </w:t>
      </w:r>
      <w:r w:rsidR="00926E17">
        <w:rPr>
          <w:rFonts w:hint="eastAsia"/>
        </w:rPr>
        <w:t>三维</w:t>
      </w:r>
      <w:r w:rsidR="00A721AE">
        <w:rPr>
          <w:rFonts w:hint="eastAsia"/>
        </w:rPr>
        <w:t>无标度</w:t>
      </w:r>
      <w:r w:rsidR="00926E17">
        <w:rPr>
          <w:rFonts w:hint="eastAsia"/>
        </w:rPr>
        <w:t>网络拓扑生成算法</w:t>
      </w:r>
      <w:bookmarkEnd w:id="26"/>
      <w:r w:rsidR="00B54F92">
        <w:rPr>
          <w:rFonts w:hint="eastAsia"/>
        </w:rPr>
        <w:t>描述</w:t>
      </w:r>
    </w:p>
    <w:p w14:paraId="1B8083A6" w14:textId="051A1EAE" w:rsidR="00230376" w:rsidRDefault="000C5BB0" w:rsidP="00230376">
      <w:pPr>
        <w:ind w:firstLine="480"/>
      </w:pPr>
      <w:r>
        <w:rPr>
          <w:rFonts w:hint="eastAsia"/>
        </w:rPr>
        <w:t>本小节提出了一种基于</w:t>
      </w:r>
      <w:r>
        <w:rPr>
          <w:rFonts w:hint="eastAsia"/>
        </w:rPr>
        <w:t>BA</w:t>
      </w:r>
      <w:r>
        <w:rPr>
          <w:rFonts w:hint="eastAsia"/>
        </w:rPr>
        <w:t>网络生成算法的三维</w:t>
      </w:r>
      <w:r w:rsidR="00A721AE">
        <w:rPr>
          <w:rFonts w:hint="eastAsia"/>
        </w:rPr>
        <w:t>无标度</w:t>
      </w:r>
      <w:r>
        <w:rPr>
          <w:rFonts w:hint="eastAsia"/>
        </w:rPr>
        <w:t>网络拓扑生成算法，</w:t>
      </w:r>
      <w:r>
        <w:rPr>
          <w:rFonts w:hint="eastAsia"/>
        </w:rPr>
        <w:lastRenderedPageBreak/>
        <w:t>以</w:t>
      </w:r>
      <w:proofErr w:type="gramStart"/>
      <w:r w:rsidR="00230376">
        <w:rPr>
          <w:rFonts w:hint="eastAsia"/>
        </w:rPr>
        <w:t>验证跳数和</w:t>
      </w:r>
      <w:proofErr w:type="gramEnd"/>
      <w:r w:rsidR="00230376">
        <w:rPr>
          <w:rFonts w:hint="eastAsia"/>
        </w:rPr>
        <w:t>容量。</w:t>
      </w:r>
    </w:p>
    <w:p w14:paraId="7D0CA0DD" w14:textId="10809897" w:rsidR="0043372D" w:rsidRDefault="0043372D" w:rsidP="00060B90">
      <w:pPr>
        <w:ind w:firstLineChars="0" w:firstLine="420"/>
      </w:pPr>
      <w:r w:rsidRPr="0043372D">
        <w:rPr>
          <w:rFonts w:hint="eastAsia"/>
          <w:b/>
        </w:rPr>
        <w:t>算法</w:t>
      </w:r>
      <w:r w:rsidRPr="0043372D">
        <w:rPr>
          <w:rFonts w:hint="eastAsia"/>
          <w:b/>
        </w:rPr>
        <w:t>1</w:t>
      </w:r>
      <w:r w:rsidRPr="0043372D">
        <w:rPr>
          <w:b/>
        </w:rPr>
        <w:t>.</w:t>
      </w:r>
      <w:r>
        <w:t xml:space="preserve"> </w:t>
      </w:r>
      <w:r>
        <w:rPr>
          <w:rFonts w:hint="eastAsia"/>
        </w:rPr>
        <w:t>目标节点选择算法</w:t>
      </w:r>
      <w:r w:rsidR="00586B11">
        <w:rPr>
          <w:rFonts w:hint="eastAsia"/>
        </w:rPr>
        <w:t>（</w:t>
      </w:r>
      <w:proofErr w:type="spellStart"/>
      <w:r w:rsidR="00586B11">
        <w:rPr>
          <w:rFonts w:hint="eastAsia"/>
        </w:rPr>
        <w:t>isTarget</w:t>
      </w:r>
      <w:proofErr w:type="spellEnd"/>
      <w:r w:rsidR="00586B11">
        <w:rPr>
          <w:rFonts w:hint="eastAsia"/>
        </w:rPr>
        <w:t xml:space="preserve"> Algorithm</w:t>
      </w:r>
      <w:r w:rsidR="00586B11">
        <w:rPr>
          <w:rFonts w:hint="eastAsia"/>
        </w:rPr>
        <w:t>）</w:t>
      </w:r>
    </w:p>
    <w:p w14:paraId="306A83CA" w14:textId="30C65C0C" w:rsidR="00586B11" w:rsidRDefault="00586B11" w:rsidP="00060B90">
      <w:pPr>
        <w:ind w:firstLineChars="0" w:firstLine="420"/>
      </w:pPr>
      <w:r>
        <w:rPr>
          <w:rFonts w:hint="eastAsia"/>
        </w:rPr>
        <w:t>输入：</w:t>
      </w:r>
      <w:r w:rsidR="00E94366">
        <w:rPr>
          <w:rFonts w:hint="eastAsia"/>
        </w:rPr>
        <w:t>节点间距离矩阵</w:t>
      </w:r>
      <w:r w:rsidR="00AA462A">
        <w:rPr>
          <w:noProof/>
        </w:rPr>
        <w:object w:dxaOrig="240" w:dyaOrig="260" w14:anchorId="1929A2C7">
          <v:shape id="_x0000_i1242" type="#_x0000_t75" alt="" style="width:12.05pt;height:12.8pt;mso-width-percent:0;mso-height-percent:0;mso-width-percent:0;mso-height-percent:0" o:ole="">
            <v:imagedata r:id="rId465" o:title=""/>
          </v:shape>
          <o:OLEObject Type="Embed" ProgID="Unknown" ShapeID="_x0000_i1242" DrawAspect="Content" ObjectID="_1637853182" r:id="rId466"/>
        </w:object>
      </w:r>
      <w:r w:rsidR="004172D2">
        <w:rPr>
          <w:rFonts w:hint="eastAsia"/>
        </w:rPr>
        <w:t>，</w:t>
      </w:r>
      <w:r w:rsidR="00C11905">
        <w:rPr>
          <w:rFonts w:hint="eastAsia"/>
        </w:rPr>
        <w:t>网络特性描述参数</w:t>
      </w:r>
      <w:r w:rsidR="00AA462A">
        <w:rPr>
          <w:noProof/>
        </w:rPr>
        <w:object w:dxaOrig="200" w:dyaOrig="260" w14:anchorId="6B8B2164">
          <v:shape id="_x0000_i1243" type="#_x0000_t75" alt="" style="width:9.8pt;height:12.8pt;mso-width-percent:0;mso-height-percent:0;mso-width-percent:0;mso-height-percent:0" o:ole="">
            <v:imagedata r:id="rId467" o:title=""/>
          </v:shape>
          <o:OLEObject Type="Embed" ProgID="Unknown" ShapeID="_x0000_i1243" DrawAspect="Content" ObjectID="_1637853183" r:id="rId468"/>
        </w:object>
      </w:r>
      <w:r w:rsidR="00C11905">
        <w:rPr>
          <w:rFonts w:hint="eastAsia"/>
        </w:rPr>
        <w:t>，</w:t>
      </w:r>
      <w:r w:rsidR="004172D2">
        <w:t>正</w:t>
      </w:r>
      <w:r w:rsidR="004172D2">
        <w:rPr>
          <w:rFonts w:hint="eastAsia"/>
        </w:rPr>
        <w:t>反</w:t>
      </w:r>
      <w:r w:rsidR="004172D2">
        <w:t>比</w:t>
      </w:r>
      <w:r w:rsidR="003F6BE0">
        <w:rPr>
          <w:rFonts w:hint="eastAsia"/>
        </w:rPr>
        <w:t>标识</w:t>
      </w:r>
      <w:r w:rsidR="00AA462A">
        <w:rPr>
          <w:noProof/>
        </w:rPr>
        <w:object w:dxaOrig="1980" w:dyaOrig="400" w14:anchorId="55CFB638">
          <v:shape id="_x0000_i1244" type="#_x0000_t75" alt="" style="width:99.9pt;height:20.35pt;mso-width-percent:0;mso-height-percent:0;mso-width-percent:0;mso-height-percent:0" o:ole="">
            <v:imagedata r:id="rId469" o:title=""/>
          </v:shape>
          <o:OLEObject Type="Embed" ProgID="Unknown" ShapeID="_x0000_i1244" DrawAspect="Content" ObjectID="_1637853184" r:id="rId470"/>
        </w:object>
      </w:r>
      <w:r w:rsidR="00D14D0F">
        <w:rPr>
          <w:rFonts w:hint="eastAsia"/>
        </w:rPr>
        <w:t>，</w:t>
      </w:r>
      <w:r w:rsidR="00D14D0F">
        <w:t>单目标标识</w:t>
      </w:r>
      <w:r w:rsidR="00AA462A">
        <w:rPr>
          <w:noProof/>
        </w:rPr>
        <w:object w:dxaOrig="2860" w:dyaOrig="400" w14:anchorId="6C2937EB">
          <v:shape id="_x0000_i1245" type="#_x0000_t75" alt="" style="width:143.25pt;height:20.35pt;mso-width-percent:0;mso-height-percent:0;mso-width-percent:0;mso-height-percent:0" o:ole="">
            <v:imagedata r:id="rId471" o:title=""/>
          </v:shape>
          <o:OLEObject Type="Embed" ProgID="Unknown" ShapeID="_x0000_i1245" DrawAspect="Content" ObjectID="_1637853185" r:id="rId472"/>
        </w:object>
      </w:r>
      <w:r w:rsidR="0085398F">
        <w:rPr>
          <w:rFonts w:hint="eastAsia"/>
        </w:rPr>
        <w:t>和概率</w:t>
      </w:r>
      <w:r w:rsidR="0085398F">
        <w:t>参照数据</w:t>
      </w:r>
      <w:r w:rsidR="00AA462A">
        <w:rPr>
          <w:noProof/>
        </w:rPr>
        <w:object w:dxaOrig="340" w:dyaOrig="300" w14:anchorId="69845060">
          <v:shape id="_x0000_i1246" type="#_x0000_t75" alt="" style="width:17.35pt;height:15.1pt;mso-width-percent:0;mso-height-percent:0;mso-width-percent:0;mso-height-percent:0" o:ole="">
            <v:imagedata r:id="rId473" o:title=""/>
          </v:shape>
          <o:OLEObject Type="Embed" ProgID="Unknown" ShapeID="_x0000_i1246" DrawAspect="Content" ObjectID="_1637853186" r:id="rId474"/>
        </w:object>
      </w:r>
      <w:r w:rsidR="00EE694A">
        <w:rPr>
          <w:rFonts w:hint="eastAsia"/>
        </w:rPr>
        <w:t>。</w:t>
      </w:r>
    </w:p>
    <w:p w14:paraId="6B403975" w14:textId="296E4184" w:rsidR="00E94366" w:rsidRDefault="00E94366" w:rsidP="00060B90">
      <w:pPr>
        <w:ind w:firstLineChars="0" w:firstLine="420"/>
      </w:pPr>
      <w:r>
        <w:rPr>
          <w:rFonts w:hint="eastAsia"/>
        </w:rPr>
        <w:t>输出：</w:t>
      </w:r>
      <w:r w:rsidR="00EE694A">
        <w:rPr>
          <w:rFonts w:hint="eastAsia"/>
        </w:rPr>
        <w:t>输入</w:t>
      </w:r>
      <w:r>
        <w:rPr>
          <w:rFonts w:hint="eastAsia"/>
        </w:rPr>
        <w:t>节点间</w:t>
      </w:r>
      <w:r w:rsidR="00EE694A">
        <w:rPr>
          <w:rFonts w:hint="eastAsia"/>
        </w:rPr>
        <w:t>的</w:t>
      </w:r>
      <w:r>
        <w:rPr>
          <w:rFonts w:hint="eastAsia"/>
        </w:rPr>
        <w:t>邻接矩阵</w:t>
      </w:r>
      <w:r w:rsidR="00AA462A">
        <w:rPr>
          <w:noProof/>
        </w:rPr>
        <w:object w:dxaOrig="260" w:dyaOrig="260" w14:anchorId="47B59F38">
          <v:shape id="_x0000_i1247" type="#_x0000_t75" alt="" style="width:12.8pt;height:12.8pt;mso-width-percent:0;mso-height-percent:0;mso-width-percent:0;mso-height-percent:0" o:ole="">
            <v:imagedata r:id="rId475" o:title=""/>
          </v:shape>
          <o:OLEObject Type="Embed" ProgID="Unknown" ShapeID="_x0000_i1247" DrawAspect="Content" ObjectID="_1637853187" r:id="rId476"/>
        </w:object>
      </w:r>
      <w:r w:rsidR="00EE694A">
        <w:rPr>
          <w:rFonts w:hint="eastAsia"/>
        </w:rPr>
        <w:t>。</w:t>
      </w:r>
    </w:p>
    <w:p w14:paraId="21E87D78" w14:textId="5655FDFA" w:rsidR="00E94366" w:rsidRDefault="00E94366" w:rsidP="00060B90">
      <w:pPr>
        <w:ind w:firstLineChars="0" w:firstLine="420"/>
      </w:pPr>
      <w:r>
        <w:rPr>
          <w:rFonts w:hint="eastAsia"/>
        </w:rPr>
        <w:t>算法步骤：</w:t>
      </w:r>
    </w:p>
    <w:p w14:paraId="3BFD34CA" w14:textId="59925AD2" w:rsidR="00E94366" w:rsidRDefault="005234C8" w:rsidP="00060B90">
      <w:pPr>
        <w:ind w:firstLineChars="0" w:firstLine="420"/>
      </w:pPr>
      <w:r>
        <w:t xml:space="preserve">1) </w:t>
      </w:r>
      <w:r w:rsidR="00E94366">
        <w:rPr>
          <w:rFonts w:hint="eastAsia"/>
        </w:rPr>
        <w:t>将</w:t>
      </w:r>
      <w:r w:rsidR="00E94366" w:rsidRPr="00E94366">
        <w:rPr>
          <w:rFonts w:hint="eastAsia"/>
        </w:rPr>
        <w:t>邻接矩阵</w:t>
      </w:r>
      <w:r w:rsidR="00AA462A">
        <w:rPr>
          <w:noProof/>
        </w:rPr>
        <w:object w:dxaOrig="260" w:dyaOrig="260" w14:anchorId="7C14252E">
          <v:shape id="_x0000_i1248" type="#_x0000_t75" alt="" style="width:12.8pt;height:12.8pt;mso-width-percent:0;mso-height-percent:0;mso-width-percent:0;mso-height-percent:0" o:ole="">
            <v:imagedata r:id="rId475" o:title=""/>
          </v:shape>
          <o:OLEObject Type="Embed" ProgID="Unknown" ShapeID="_x0000_i1248" DrawAspect="Content" ObjectID="_1637853188" r:id="rId477"/>
        </w:object>
      </w:r>
      <w:r w:rsidR="00E94366" w:rsidRPr="00E94366">
        <w:rPr>
          <w:rFonts w:hint="eastAsia"/>
        </w:rPr>
        <w:t>初始化为与</w:t>
      </w:r>
      <w:r w:rsidR="00AA462A">
        <w:rPr>
          <w:noProof/>
        </w:rPr>
        <w:object w:dxaOrig="240" w:dyaOrig="260" w14:anchorId="3BCB1C52">
          <v:shape id="_x0000_i1249" type="#_x0000_t75" alt="" style="width:12.05pt;height:12.8pt;mso-width-percent:0;mso-height-percent:0;mso-width-percent:0;mso-height-percent:0" o:ole="">
            <v:imagedata r:id="rId465" o:title=""/>
          </v:shape>
          <o:OLEObject Type="Embed" ProgID="Unknown" ShapeID="_x0000_i1249" DrawAspect="Content" ObjectID="_1637853189" r:id="rId478"/>
        </w:object>
      </w:r>
      <w:proofErr w:type="gramStart"/>
      <w:r w:rsidR="00E94366">
        <w:rPr>
          <w:rFonts w:hint="eastAsia"/>
        </w:rPr>
        <w:t>同</w:t>
      </w:r>
      <w:r w:rsidR="00E94366" w:rsidRPr="00E94366">
        <w:rPr>
          <w:rFonts w:hint="eastAsia"/>
        </w:rPr>
        <w:t>阶</w:t>
      </w:r>
      <w:r w:rsidR="00E94366">
        <w:rPr>
          <w:rFonts w:hint="eastAsia"/>
        </w:rPr>
        <w:t>的</w:t>
      </w:r>
      <w:proofErr w:type="gramEnd"/>
      <w:r w:rsidR="00E94366" w:rsidRPr="00E94366">
        <w:rPr>
          <w:rFonts w:hint="eastAsia"/>
        </w:rPr>
        <w:t>零矩阵，</w:t>
      </w:r>
      <w:r w:rsidR="00E94366">
        <w:rPr>
          <w:rFonts w:hint="eastAsia"/>
        </w:rPr>
        <w:t>设</w:t>
      </w:r>
      <w:r w:rsidR="00E94366" w:rsidRPr="00E94366">
        <w:rPr>
          <w:rFonts w:hint="eastAsia"/>
        </w:rPr>
        <w:t>临时变量</w:t>
      </w:r>
      <w:r w:rsidR="00AA462A">
        <w:rPr>
          <w:noProof/>
        </w:rPr>
        <w:object w:dxaOrig="800" w:dyaOrig="320" w14:anchorId="6ED607A3">
          <v:shape id="_x0000_i1250" type="#_x0000_t75" alt="" style="width:39.6pt;height:16.6pt;mso-width-percent:0;mso-height-percent:0;mso-width-percent:0;mso-height-percent:0" o:ole="">
            <v:imagedata r:id="rId479" o:title=""/>
          </v:shape>
          <o:OLEObject Type="Embed" ProgID="Unknown" ShapeID="_x0000_i1250" DrawAspect="Content" ObjectID="_1637853190" r:id="rId480"/>
        </w:object>
      </w:r>
      <w:r w:rsidR="00E94366">
        <w:rPr>
          <w:rFonts w:hint="eastAsia"/>
        </w:rPr>
        <w:t>，</w:t>
      </w:r>
      <w:r w:rsidR="00AA462A">
        <w:rPr>
          <w:noProof/>
        </w:rPr>
        <w:object w:dxaOrig="580" w:dyaOrig="320" w14:anchorId="47672C3E">
          <v:shape id="_x0000_i1251" type="#_x0000_t75" alt="" style="width:29.4pt;height:16.6pt;mso-width-percent:0;mso-height-percent:0;mso-width-percent:0;mso-height-percent:0" o:ole="">
            <v:imagedata r:id="rId481" o:title=""/>
          </v:shape>
          <o:OLEObject Type="Embed" ProgID="Unknown" ShapeID="_x0000_i1251" DrawAspect="Content" ObjectID="_1637853191" r:id="rId482"/>
        </w:object>
      </w:r>
      <w:r w:rsidR="00DC3A36">
        <w:rPr>
          <w:rFonts w:hint="eastAsia"/>
        </w:rPr>
        <w:t>。</w:t>
      </w:r>
    </w:p>
    <w:p w14:paraId="14A757B8" w14:textId="0F7ECB63" w:rsidR="004172D2" w:rsidRDefault="005234C8" w:rsidP="005234C8">
      <w:pPr>
        <w:spacing w:line="240" w:lineRule="auto"/>
        <w:ind w:firstLineChars="0" w:firstLine="420"/>
      </w:pPr>
      <w:r>
        <w:t xml:space="preserve">2) </w:t>
      </w:r>
      <w:r w:rsidR="00D14D0F">
        <w:rPr>
          <w:rFonts w:hint="eastAsia"/>
        </w:rPr>
        <w:t>循环</w:t>
      </w:r>
      <w:r w:rsidR="00060B90">
        <w:rPr>
          <w:rFonts w:hint="eastAsia"/>
        </w:rPr>
        <w:t>遍历所有节点，以</w:t>
      </w:r>
      <w:r w:rsidR="00AA462A">
        <w:rPr>
          <w:noProof/>
        </w:rPr>
        <w:object w:dxaOrig="139" w:dyaOrig="260" w14:anchorId="644D028C">
          <v:shape id="_x0000_i1252" type="#_x0000_t75" alt="" style="width:7.55pt;height:12.8pt;mso-width-percent:0;mso-height-percent:0;mso-width-percent:0;mso-height-percent:0" o:ole="">
            <v:imagedata r:id="rId483" o:title=""/>
          </v:shape>
          <o:OLEObject Type="Embed" ProgID="Unknown" ShapeID="_x0000_i1252" DrawAspect="Content" ObjectID="_1637853192" r:id="rId484"/>
        </w:object>
      </w:r>
      <w:r w:rsidR="00060B90">
        <w:rPr>
          <w:rFonts w:hint="eastAsia"/>
        </w:rPr>
        <w:t>为</w:t>
      </w:r>
      <w:r w:rsidR="00DC3A36">
        <w:rPr>
          <w:rFonts w:hint="eastAsia"/>
        </w:rPr>
        <w:t>源</w:t>
      </w:r>
      <w:r w:rsidR="00060B90">
        <w:rPr>
          <w:rFonts w:hint="eastAsia"/>
        </w:rPr>
        <w:t>节点，计算节点</w:t>
      </w:r>
      <w:r w:rsidR="00AA462A">
        <w:rPr>
          <w:noProof/>
        </w:rPr>
        <w:object w:dxaOrig="200" w:dyaOrig="300" w14:anchorId="06830939">
          <v:shape id="_x0000_i1253" type="#_x0000_t75" alt="" style="width:9.8pt;height:15.1pt;mso-width-percent:0;mso-height-percent:0;mso-width-percent:0;mso-height-percent:0" o:ole="">
            <v:imagedata r:id="rId485" o:title=""/>
          </v:shape>
          <o:OLEObject Type="Embed" ProgID="Unknown" ShapeID="_x0000_i1253" DrawAspect="Content" ObjectID="_1637853193" r:id="rId486"/>
        </w:object>
      </w:r>
      <w:r w:rsidR="00060B90">
        <w:rPr>
          <w:rFonts w:hint="eastAsia"/>
        </w:rPr>
        <w:t>为节点</w:t>
      </w:r>
      <w:r w:rsidR="00AA462A">
        <w:rPr>
          <w:noProof/>
        </w:rPr>
        <w:object w:dxaOrig="139" w:dyaOrig="260" w14:anchorId="1E1F322B">
          <v:shape id="_x0000_i1254" type="#_x0000_t75" alt="" style="width:7.55pt;height:12.8pt;mso-width-percent:0;mso-height-percent:0;mso-width-percent:0;mso-height-percent:0" o:ole="">
            <v:imagedata r:id="rId483" o:title=""/>
          </v:shape>
          <o:OLEObject Type="Embed" ProgID="Unknown" ShapeID="_x0000_i1254" DrawAspect="Content" ObjectID="_1637853194" r:id="rId487"/>
        </w:object>
      </w:r>
      <w:r w:rsidR="00060B90">
        <w:rPr>
          <w:rFonts w:hint="eastAsia"/>
        </w:rPr>
        <w:t>的目的节点的概率</w:t>
      </w:r>
      <w:r w:rsidR="00AA462A">
        <w:rPr>
          <w:noProof/>
        </w:rPr>
        <w:object w:dxaOrig="240" w:dyaOrig="260" w14:anchorId="1025F9C0">
          <v:shape id="_x0000_i1255" type="#_x0000_t75" alt="" style="width:12.05pt;height:12.8pt;mso-width-percent:0;mso-height-percent:0;mso-width-percent:0;mso-height-percent:0" o:ole="">
            <v:imagedata r:id="rId488" o:title=""/>
          </v:shape>
          <o:OLEObject Type="Embed" ProgID="Unknown" ShapeID="_x0000_i1255" DrawAspect="Content" ObjectID="_1637853195" r:id="rId489"/>
        </w:object>
      </w:r>
      <w:r w:rsidR="004172D2">
        <w:rPr>
          <w:rFonts w:hint="eastAsia"/>
        </w:rPr>
        <w:t>。</w:t>
      </w:r>
      <w:r>
        <w:rPr>
          <w:rFonts w:hint="eastAsia"/>
        </w:rPr>
        <w:t>如果</w:t>
      </w:r>
      <w:r w:rsidR="00AA462A">
        <w:rPr>
          <w:noProof/>
        </w:rPr>
        <w:object w:dxaOrig="340" w:dyaOrig="300" w14:anchorId="59897728">
          <v:shape id="_x0000_i1256" type="#_x0000_t75" alt="" style="width:17.35pt;height:15.1pt;mso-width-percent:0;mso-height-percent:0;mso-width-percent:0;mso-height-percent:0" o:ole="">
            <v:imagedata r:id="rId490" o:title=""/>
          </v:shape>
          <o:OLEObject Type="Embed" ProgID="Unknown" ShapeID="_x0000_i1256" DrawAspect="Content" ObjectID="_1637853196" r:id="rId491"/>
        </w:object>
      </w:r>
      <w:r w:rsidR="00D65B78">
        <w:rPr>
          <w:rFonts w:hint="eastAsia"/>
        </w:rPr>
        <w:t>为</w:t>
      </w:r>
      <w:r w:rsidR="00D65B78">
        <w:t>空</w:t>
      </w:r>
      <w:r w:rsidRPr="005234C8">
        <w:rPr>
          <w:rFonts w:hint="eastAsia"/>
        </w:rPr>
        <w:t>，</w:t>
      </w:r>
      <w:r w:rsidRPr="005234C8">
        <w:t>则</w:t>
      </w:r>
      <w:r w:rsidR="00AA462A">
        <w:rPr>
          <w:noProof/>
        </w:rPr>
        <w:object w:dxaOrig="820" w:dyaOrig="400" w14:anchorId="571138AB">
          <v:shape id="_x0000_i1257" type="#_x0000_t75" alt="" style="width:40.35pt;height:20.35pt;mso-width-percent:0;mso-height-percent:0;mso-width-percent:0;mso-height-percent:0" o:ole="">
            <v:imagedata r:id="rId492" o:title=""/>
          </v:shape>
          <o:OLEObject Type="Embed" ProgID="Unknown" ShapeID="_x0000_i1257" DrawAspect="Content" ObjectID="_1637853197" r:id="rId493"/>
        </w:object>
      </w:r>
      <w:r w:rsidR="00EC47E6">
        <w:rPr>
          <w:rFonts w:hint="eastAsia"/>
        </w:rPr>
        <w:t>，</w:t>
      </w:r>
      <w:r w:rsidR="00AA462A">
        <w:rPr>
          <w:noProof/>
        </w:rPr>
        <w:object w:dxaOrig="1380" w:dyaOrig="440" w14:anchorId="5026842A">
          <v:shape id="_x0000_i1258" type="#_x0000_t75" alt="" style="width:69pt;height:21.85pt;mso-width-percent:0;mso-height-percent:0;mso-width-percent:0;mso-height-percent:0" o:ole="">
            <v:imagedata r:id="rId494" o:title=""/>
          </v:shape>
          <o:OLEObject Type="Embed" ProgID="Unknown" ShapeID="_x0000_i1258" DrawAspect="Content" ObjectID="_1637853198" r:id="rId495"/>
        </w:object>
      </w:r>
      <w:r w:rsidR="00EC47E6">
        <w:rPr>
          <w:rFonts w:hint="eastAsia"/>
        </w:rPr>
        <w:t>；</w:t>
      </w:r>
      <w:r>
        <w:rPr>
          <w:rFonts w:hint="eastAsia"/>
        </w:rPr>
        <w:t>否则</w:t>
      </w:r>
      <w:r w:rsidR="00AA462A">
        <w:rPr>
          <w:noProof/>
        </w:rPr>
        <w:object w:dxaOrig="900" w:dyaOrig="380" w14:anchorId="5B4FCA0D">
          <v:shape id="_x0000_i1259" type="#_x0000_t75" alt="" style="width:44.1pt;height:19.6pt;mso-width-percent:0;mso-height-percent:0;mso-width-percent:0;mso-height-percent:0" o:ole="">
            <v:imagedata r:id="rId496" o:title=""/>
          </v:shape>
          <o:OLEObject Type="Embed" ProgID="Unknown" ShapeID="_x0000_i1259" DrawAspect="Content" ObjectID="_1637853199" r:id="rId497"/>
        </w:object>
      </w:r>
      <w:r w:rsidR="003F6BE0">
        <w:rPr>
          <w:rFonts w:hint="eastAsia"/>
        </w:rPr>
        <w:t>。</w:t>
      </w:r>
    </w:p>
    <w:p w14:paraId="7B04198A" w14:textId="02F8DF79" w:rsidR="00060B90" w:rsidRDefault="005234C8" w:rsidP="00A721AE">
      <w:pPr>
        <w:spacing w:line="240" w:lineRule="auto"/>
        <w:ind w:firstLineChars="0" w:firstLine="420"/>
      </w:pPr>
      <w:r>
        <w:t xml:space="preserve">3) </w:t>
      </w:r>
      <w:r w:rsidR="003F6BE0">
        <w:rPr>
          <w:rFonts w:hint="eastAsia"/>
        </w:rPr>
        <w:t>在</w:t>
      </w:r>
      <w:r w:rsidR="003F6BE0">
        <w:t>同一次</w:t>
      </w:r>
      <w:r w:rsidR="00D14D0F">
        <w:rPr>
          <w:rFonts w:hint="eastAsia"/>
        </w:rPr>
        <w:t>循环</w:t>
      </w:r>
      <w:r w:rsidR="003F6BE0">
        <w:t>中，</w:t>
      </w:r>
      <w:r w:rsidR="00060B90">
        <w:rPr>
          <w:rFonts w:hint="eastAsia"/>
        </w:rPr>
        <w:t>生成一个</w:t>
      </w:r>
      <w:r w:rsidR="00060B90">
        <w:rPr>
          <w:rFonts w:hint="eastAsia"/>
        </w:rPr>
        <w:t>0</w:t>
      </w:r>
      <w:r w:rsidR="00060B90">
        <w:rPr>
          <w:rFonts w:hint="eastAsia"/>
        </w:rPr>
        <w:t>到</w:t>
      </w:r>
      <w:r w:rsidR="00060B90">
        <w:rPr>
          <w:rFonts w:hint="eastAsia"/>
        </w:rPr>
        <w:t>1</w:t>
      </w:r>
      <w:r w:rsidR="00060B90">
        <w:rPr>
          <w:rFonts w:hint="eastAsia"/>
        </w:rPr>
        <w:t>之间的随机数</w:t>
      </w:r>
      <w:r w:rsidR="00AA462A">
        <w:rPr>
          <w:noProof/>
        </w:rPr>
        <w:object w:dxaOrig="1900" w:dyaOrig="400" w14:anchorId="47AE1F67">
          <v:shape id="_x0000_i1260" type="#_x0000_t75" alt="" style="width:94.6pt;height:20.35pt;mso-width-percent:0;mso-height-percent:0;mso-width-percent:0;mso-height-percent:0" o:ole="">
            <v:imagedata r:id="rId498" o:title=""/>
          </v:shape>
          <o:OLEObject Type="Embed" ProgID="Unknown" ShapeID="_x0000_i1260" DrawAspect="Content" ObjectID="_1637853200" r:id="rId499"/>
        </w:object>
      </w:r>
      <w:r w:rsidR="00DC3A36">
        <w:rPr>
          <w:rFonts w:hint="eastAsia"/>
        </w:rPr>
        <w:t>。</w:t>
      </w:r>
      <w:r w:rsidR="00060B90">
        <w:rPr>
          <w:rFonts w:hint="eastAsia"/>
        </w:rPr>
        <w:t>如果</w:t>
      </w:r>
      <w:r w:rsidR="00AA462A">
        <w:rPr>
          <w:noProof/>
        </w:rPr>
        <w:object w:dxaOrig="1939" w:dyaOrig="320" w14:anchorId="6CADC62C">
          <v:shape id="_x0000_i1261" type="#_x0000_t75" alt="" style="width:96.15pt;height:16.6pt;mso-width-percent:0;mso-height-percent:0;mso-width-percent:0;mso-height-percent:0" o:ole="">
            <v:imagedata r:id="rId500" o:title=""/>
          </v:shape>
          <o:OLEObject Type="Embed" ProgID="Unknown" ShapeID="_x0000_i1261" DrawAspect="Content" ObjectID="_1637853201" r:id="rId501"/>
        </w:object>
      </w:r>
      <w:r w:rsidR="00DC3A36">
        <w:rPr>
          <w:rFonts w:hint="eastAsia"/>
        </w:rPr>
        <w:t>，则节点</w:t>
      </w:r>
      <w:r w:rsidR="00AA462A">
        <w:rPr>
          <w:noProof/>
        </w:rPr>
        <w:object w:dxaOrig="200" w:dyaOrig="300" w14:anchorId="51961EC9">
          <v:shape id="_x0000_i1262" type="#_x0000_t75" alt="" style="width:9.8pt;height:15.1pt;mso-width-percent:0;mso-height-percent:0;mso-width-percent:0;mso-height-percent:0" o:ole="">
            <v:imagedata r:id="rId485" o:title=""/>
          </v:shape>
          <o:OLEObject Type="Embed" ProgID="Unknown" ShapeID="_x0000_i1262" DrawAspect="Content" ObjectID="_1637853202" r:id="rId502"/>
        </w:object>
      </w:r>
      <w:r w:rsidR="00DC3A36">
        <w:rPr>
          <w:rFonts w:hint="eastAsia"/>
        </w:rPr>
        <w:t>为节点</w:t>
      </w:r>
      <w:r w:rsidR="00AA462A">
        <w:rPr>
          <w:noProof/>
        </w:rPr>
        <w:object w:dxaOrig="139" w:dyaOrig="260" w14:anchorId="1660D37B">
          <v:shape id="_x0000_i1263" type="#_x0000_t75" alt="" style="width:7.55pt;height:12.8pt;mso-width-percent:0;mso-height-percent:0;mso-width-percent:0;mso-height-percent:0" o:ole="">
            <v:imagedata r:id="rId483" o:title=""/>
          </v:shape>
          <o:OLEObject Type="Embed" ProgID="Unknown" ShapeID="_x0000_i1263" DrawAspect="Content" ObjectID="_1637853203" r:id="rId503"/>
        </w:object>
      </w:r>
      <w:r w:rsidR="00DC3A36">
        <w:rPr>
          <w:rFonts w:hint="eastAsia"/>
        </w:rPr>
        <w:t>的目的节点，且</w:t>
      </w:r>
      <w:r w:rsidR="00AA462A">
        <w:rPr>
          <w:noProof/>
        </w:rPr>
        <w:object w:dxaOrig="680" w:dyaOrig="380" w14:anchorId="7FD05007">
          <v:shape id="_x0000_i1264" type="#_x0000_t75" alt="" style="width:33.95pt;height:19.6pt;mso-width-percent:0;mso-height-percent:0;mso-width-percent:0;mso-height-percent:0" o:ole="">
            <v:imagedata r:id="rId504" o:title=""/>
          </v:shape>
          <o:OLEObject Type="Embed" ProgID="Unknown" ShapeID="_x0000_i1264" DrawAspect="Content" ObjectID="_1637853204" r:id="rId505"/>
        </w:object>
      </w:r>
      <w:r w:rsidR="00DC3A36">
        <w:rPr>
          <w:rFonts w:hint="eastAsia"/>
        </w:rPr>
        <w:t>。</w:t>
      </w:r>
      <w:r w:rsidR="00EE41D0">
        <w:rPr>
          <w:rFonts w:hint="eastAsia"/>
        </w:rPr>
        <w:t>若</w:t>
      </w:r>
      <w:r w:rsidR="00AA462A">
        <w:rPr>
          <w:noProof/>
        </w:rPr>
        <w:object w:dxaOrig="1280" w:dyaOrig="320" w14:anchorId="7DACD475">
          <v:shape id="_x0000_i1265" type="#_x0000_t75" alt="" style="width:64.45pt;height:16.6pt;mso-width-percent:0;mso-height-percent:0;mso-width-percent:0;mso-height-percent:0" o:ole="">
            <v:imagedata r:id="rId506" o:title=""/>
          </v:shape>
          <o:OLEObject Type="Embed" ProgID="Unknown" ShapeID="_x0000_i1265" DrawAspect="Content" ObjectID="_1637853205" r:id="rId507"/>
        </w:object>
      </w:r>
      <w:proofErr w:type="gramStart"/>
      <w:r w:rsidR="00D14D0F">
        <w:rPr>
          <w:rFonts w:hint="eastAsia"/>
        </w:rPr>
        <w:t>则</w:t>
      </w:r>
      <w:r w:rsidR="00D14D0F">
        <w:t>结束</w:t>
      </w:r>
      <w:proofErr w:type="gramEnd"/>
      <w:r w:rsidR="00D14D0F">
        <w:rPr>
          <w:rFonts w:hint="eastAsia"/>
        </w:rPr>
        <w:t>本次</w:t>
      </w:r>
      <w:r w:rsidR="00D14D0F">
        <w:t>循环进入下一节点</w:t>
      </w:r>
      <w:r w:rsidR="00D14D0F">
        <w:rPr>
          <w:rFonts w:hint="eastAsia"/>
        </w:rPr>
        <w:t>，反之</w:t>
      </w:r>
      <w:r w:rsidR="00D14D0F">
        <w:t>继续。</w:t>
      </w:r>
    </w:p>
    <w:p w14:paraId="3425A84E" w14:textId="7A6ADA0B" w:rsidR="00DC3A36" w:rsidRDefault="005234C8" w:rsidP="00060B90">
      <w:pPr>
        <w:spacing w:line="440" w:lineRule="exact"/>
        <w:ind w:firstLineChars="0" w:firstLine="420"/>
      </w:pPr>
      <w:r>
        <w:t xml:space="preserve">4) </w:t>
      </w:r>
      <w:r w:rsidR="00DC3A36">
        <w:rPr>
          <w:rFonts w:hint="eastAsia"/>
        </w:rPr>
        <w:t>返回邻接矩阵</w:t>
      </w:r>
      <w:r w:rsidR="00AA462A">
        <w:rPr>
          <w:noProof/>
        </w:rPr>
        <w:object w:dxaOrig="260" w:dyaOrig="260" w14:anchorId="675124BA">
          <v:shape id="_x0000_i1266" type="#_x0000_t75" alt="" style="width:12.8pt;height:12.8pt;mso-width-percent:0;mso-height-percent:0;mso-width-percent:0;mso-height-percent:0" o:ole="">
            <v:imagedata r:id="rId475" o:title=""/>
          </v:shape>
          <o:OLEObject Type="Embed" ProgID="Unknown" ShapeID="_x0000_i1266" DrawAspect="Content" ObjectID="_1637853206" r:id="rId508"/>
        </w:object>
      </w:r>
    </w:p>
    <w:p w14:paraId="45F57624" w14:textId="7C30D134" w:rsidR="00230376" w:rsidRDefault="00230376" w:rsidP="00230376">
      <w:pPr>
        <w:ind w:firstLine="480"/>
      </w:pPr>
      <w:r>
        <w:rPr>
          <w:rFonts w:hint="eastAsia"/>
        </w:rPr>
        <w:t>算法</w:t>
      </w:r>
      <w:r>
        <w:rPr>
          <w:rFonts w:hint="eastAsia"/>
        </w:rPr>
        <w:t>1</w:t>
      </w:r>
      <w:r w:rsidR="00EE694A">
        <w:rPr>
          <w:rFonts w:hint="eastAsia"/>
        </w:rPr>
        <w:t>为网络生成算法（算法</w:t>
      </w:r>
      <w:r w:rsidR="00EE694A">
        <w:rPr>
          <w:rFonts w:hint="eastAsia"/>
        </w:rPr>
        <w:t>2</w:t>
      </w:r>
      <w:r w:rsidR="00EE694A">
        <w:rPr>
          <w:rFonts w:hint="eastAsia"/>
        </w:rPr>
        <w:t>）中的一个可复用模块。</w:t>
      </w:r>
      <w:r>
        <w:rPr>
          <w:rFonts w:hint="eastAsia"/>
        </w:rPr>
        <w:t>用于确定节点是否为目</w:t>
      </w:r>
      <w:r w:rsidR="00A721AE">
        <w:rPr>
          <w:rFonts w:hint="eastAsia"/>
        </w:rPr>
        <w:t>标节点。</w:t>
      </w:r>
      <w:r w:rsidR="00D14D0F">
        <w:rPr>
          <w:rFonts w:hint="eastAsia"/>
        </w:rPr>
        <w:t>通过生成随机数并判断它是否落在输入参数指定的间隔内来判断。</w:t>
      </w:r>
      <w:r w:rsidR="004172D2">
        <w:rPr>
          <w:rFonts w:hint="eastAsia"/>
        </w:rPr>
        <w:t>距离矩阵</w:t>
      </w:r>
      <w:r w:rsidR="00AA462A">
        <w:rPr>
          <w:noProof/>
        </w:rPr>
        <w:object w:dxaOrig="240" w:dyaOrig="260" w14:anchorId="7030B9E5">
          <v:shape id="_x0000_i1267" type="#_x0000_t75" alt="" style="width:12.05pt;height:12.8pt;mso-width-percent:0;mso-height-percent:0;mso-width-percent:0;mso-height-percent:0" o:ole="">
            <v:imagedata r:id="rId465" o:title=""/>
          </v:shape>
          <o:OLEObject Type="Embed" ProgID="Unknown" ShapeID="_x0000_i1267" DrawAspect="Content" ObjectID="_1637853207" r:id="rId509"/>
        </w:object>
      </w:r>
      <w:r w:rsidR="004172D2">
        <w:rPr>
          <w:rFonts w:hint="eastAsia"/>
        </w:rPr>
        <w:t>为</w:t>
      </w:r>
      <w:r w:rsidR="004172D2">
        <w:t>一个</w:t>
      </w:r>
      <w:r w:rsidR="00EC47E6">
        <w:rPr>
          <w:rFonts w:hint="eastAsia"/>
        </w:rPr>
        <w:t>行列</w:t>
      </w:r>
      <w:r w:rsidR="00EC47E6">
        <w:t>相同的</w:t>
      </w:r>
      <w:r w:rsidR="004172D2">
        <w:t>方块矩阵</w:t>
      </w:r>
      <w:r w:rsidR="00EC47E6">
        <w:rPr>
          <w:rFonts w:hint="eastAsia"/>
        </w:rPr>
        <w:t>，概率</w:t>
      </w:r>
      <w:r w:rsidR="00EC47E6">
        <w:t>参照数据</w:t>
      </w:r>
      <w:r w:rsidR="00AA462A">
        <w:rPr>
          <w:noProof/>
        </w:rPr>
        <w:object w:dxaOrig="340" w:dyaOrig="300" w14:anchorId="799E7C82">
          <v:shape id="_x0000_i1268" type="#_x0000_t75" alt="" style="width:17.35pt;height:15.1pt;mso-width-percent:0;mso-height-percent:0;mso-width-percent:0;mso-height-percent:0" o:ole="">
            <v:imagedata r:id="rId473" o:title=""/>
          </v:shape>
          <o:OLEObject Type="Embed" ProgID="Unknown" ShapeID="_x0000_i1268" DrawAspect="Content" ObjectID="_1637853208" r:id="rId510"/>
        </w:object>
      </w:r>
      <w:r w:rsidR="00EC47E6">
        <w:rPr>
          <w:rFonts w:hint="eastAsia"/>
        </w:rPr>
        <w:t>在这里</w:t>
      </w:r>
      <w:r w:rsidR="00EC47E6">
        <w:t>为一个与</w:t>
      </w:r>
      <w:r w:rsidR="00AA462A">
        <w:rPr>
          <w:noProof/>
        </w:rPr>
        <w:object w:dxaOrig="240" w:dyaOrig="260" w14:anchorId="3B1CBA36">
          <v:shape id="_x0000_i1269" type="#_x0000_t75" alt="" style="width:12.05pt;height:12.8pt;mso-width-percent:0;mso-height-percent:0;mso-width-percent:0;mso-height-percent:0" o:ole="">
            <v:imagedata r:id="rId465" o:title=""/>
          </v:shape>
          <o:OLEObject Type="Embed" ProgID="Unknown" ShapeID="_x0000_i1269" DrawAspect="Content" ObjectID="_1637853209" r:id="rId511"/>
        </w:object>
      </w:r>
      <w:r w:rsidR="00EC47E6">
        <w:rPr>
          <w:rFonts w:hint="eastAsia"/>
        </w:rPr>
        <w:t>等</w:t>
      </w:r>
      <w:r w:rsidR="00EC47E6">
        <w:t>宽的</w:t>
      </w:r>
      <w:r w:rsidR="00EC47E6">
        <w:rPr>
          <w:rFonts w:hint="eastAsia"/>
        </w:rPr>
        <w:t>一维</w:t>
      </w:r>
      <w:r w:rsidR="00EC47E6">
        <w:t>向量</w:t>
      </w:r>
      <w:r w:rsidR="00EC47E6">
        <w:rPr>
          <w:rFonts w:hint="eastAsia"/>
        </w:rPr>
        <w:t>。若</w:t>
      </w:r>
      <w:r w:rsidR="00EC47E6">
        <w:t>没有</w:t>
      </w:r>
      <w:r w:rsidR="00EC47E6">
        <w:rPr>
          <w:rFonts w:hint="eastAsia"/>
        </w:rPr>
        <w:t>概率</w:t>
      </w:r>
      <w:r w:rsidR="00EC47E6">
        <w:t>参照数据</w:t>
      </w:r>
      <w:r w:rsidR="00EC47E6">
        <w:rPr>
          <w:rFonts w:hint="eastAsia"/>
        </w:rPr>
        <w:t>，</w:t>
      </w:r>
      <w:r w:rsidR="00EC47E6">
        <w:t>则以</w:t>
      </w:r>
      <w:r w:rsidR="00AA462A">
        <w:rPr>
          <w:noProof/>
        </w:rPr>
        <w:object w:dxaOrig="240" w:dyaOrig="260" w14:anchorId="489BBB8C">
          <v:shape id="_x0000_i1270" type="#_x0000_t75" alt="" style="width:12.05pt;height:12.8pt;mso-width-percent:0;mso-height-percent:0;mso-width-percent:0;mso-height-percent:0" o:ole="">
            <v:imagedata r:id="rId465" o:title=""/>
          </v:shape>
          <o:OLEObject Type="Embed" ProgID="Unknown" ShapeID="_x0000_i1270" DrawAspect="Content" ObjectID="_1637853210" r:id="rId512"/>
        </w:object>
      </w:r>
      <w:r w:rsidR="00EC47E6">
        <w:rPr>
          <w:rFonts w:hint="eastAsia"/>
        </w:rPr>
        <w:t>本身</w:t>
      </w:r>
      <w:r w:rsidR="00EC47E6">
        <w:t>数据计算。</w:t>
      </w:r>
      <w:r w:rsidR="00D14D0F">
        <w:rPr>
          <w:rFonts w:hint="eastAsia"/>
        </w:rPr>
        <w:t>正反比</w:t>
      </w:r>
      <w:r w:rsidR="00D14D0F">
        <w:t>标识</w:t>
      </w:r>
      <w:r w:rsidR="00D14D0F">
        <w:rPr>
          <w:rFonts w:hint="eastAsia"/>
        </w:rPr>
        <w:t>表示连接</w:t>
      </w:r>
      <w:r w:rsidR="00D14D0F">
        <w:t>概率与输入参数成正比或反比。</w:t>
      </w:r>
      <w:r w:rsidR="00D14D0F">
        <w:rPr>
          <w:rFonts w:hint="eastAsia"/>
        </w:rPr>
        <w:t>单目标</w:t>
      </w:r>
      <w:r w:rsidR="00D14D0F">
        <w:t>标识则表示</w:t>
      </w:r>
      <w:r w:rsidR="00D14D0F">
        <w:rPr>
          <w:rFonts w:hint="eastAsia"/>
        </w:rPr>
        <w:t>，</w:t>
      </w:r>
      <w:r w:rsidR="00D14D0F">
        <w:t>求解的为单个目标节点</w:t>
      </w:r>
      <w:r w:rsidR="00D14D0F">
        <w:rPr>
          <w:rFonts w:hint="eastAsia"/>
        </w:rPr>
        <w:t>还是</w:t>
      </w:r>
      <w:r w:rsidR="00D14D0F">
        <w:t>符合条件的一系列节点。</w:t>
      </w:r>
      <w:r w:rsidR="00D14D0F">
        <w:rPr>
          <w:rFonts w:hint="eastAsia"/>
        </w:rPr>
        <w:t>该模块</w:t>
      </w:r>
      <w:r w:rsidR="00A721AE">
        <w:rPr>
          <w:rFonts w:hint="eastAsia"/>
        </w:rPr>
        <w:t>可以用于社交层面选择源节点的群组成员，</w:t>
      </w:r>
      <w:r w:rsidR="00D14D0F">
        <w:rPr>
          <w:rFonts w:hint="eastAsia"/>
        </w:rPr>
        <w:t>确定</w:t>
      </w:r>
      <w:r w:rsidR="00EC47E6">
        <w:rPr>
          <w:rFonts w:hint="eastAsia"/>
        </w:rPr>
        <w:t>组</w:t>
      </w:r>
      <w:r w:rsidR="00EC47E6">
        <w:t>内活跃节点，</w:t>
      </w:r>
      <w:r w:rsidR="00A721AE">
        <w:rPr>
          <w:rFonts w:hint="eastAsia"/>
        </w:rPr>
        <w:t>也可以用于具体判断最终通信节点。</w:t>
      </w:r>
    </w:p>
    <w:p w14:paraId="3DFCB952" w14:textId="7A1D88FA" w:rsidR="00A721AE" w:rsidRDefault="00A721AE" w:rsidP="00A721AE">
      <w:pPr>
        <w:ind w:firstLineChars="0" w:firstLine="420"/>
      </w:pPr>
      <w:r w:rsidRPr="0043372D">
        <w:rPr>
          <w:rFonts w:hint="eastAsia"/>
          <w:b/>
        </w:rPr>
        <w:t>算法</w:t>
      </w:r>
      <w:r>
        <w:rPr>
          <w:rFonts w:hint="eastAsia"/>
          <w:b/>
        </w:rPr>
        <w:t>2</w:t>
      </w:r>
      <w:r w:rsidRPr="0043372D">
        <w:rPr>
          <w:b/>
        </w:rPr>
        <w:t>.</w:t>
      </w:r>
      <w:r>
        <w:rPr>
          <w:rFonts w:hint="eastAsia"/>
        </w:rPr>
        <w:t xml:space="preserve"> </w:t>
      </w:r>
      <w:r>
        <w:rPr>
          <w:rFonts w:hint="eastAsia"/>
        </w:rPr>
        <w:t>网络拓扑生成算法（</w:t>
      </w:r>
      <w:r w:rsidRPr="00A721AE">
        <w:t>Network Generation Algorithm</w:t>
      </w:r>
      <w:r>
        <w:rPr>
          <w:rFonts w:hint="eastAsia"/>
        </w:rPr>
        <w:t>）</w:t>
      </w:r>
    </w:p>
    <w:p w14:paraId="10848B0B" w14:textId="3F0972F8" w:rsidR="00A721AE" w:rsidRDefault="00A721AE" w:rsidP="00A721AE">
      <w:pPr>
        <w:ind w:firstLineChars="0" w:firstLine="420"/>
      </w:pPr>
      <w:r>
        <w:rPr>
          <w:rFonts w:hint="eastAsia"/>
        </w:rPr>
        <w:t>输入：网络特性描述参数</w:t>
      </w:r>
      <w:r w:rsidR="00AA462A">
        <w:rPr>
          <w:noProof/>
        </w:rPr>
        <w:object w:dxaOrig="240" w:dyaOrig="220" w14:anchorId="55565F2A">
          <v:shape id="_x0000_i1271" type="#_x0000_t75" alt="" style="width:12.05pt;height:11.3pt;mso-width-percent:0;mso-height-percent:0;mso-width-percent:0;mso-height-percent:0" o:ole="">
            <v:imagedata r:id="rId513" o:title=""/>
          </v:shape>
          <o:OLEObject Type="Embed" ProgID="Unknown" ShapeID="_x0000_i1271" DrawAspect="Content" ObjectID="_1637853211" r:id="rId514"/>
        </w:object>
      </w:r>
      <w:r w:rsidR="00EE694A">
        <w:rPr>
          <w:rFonts w:hint="eastAsia"/>
        </w:rPr>
        <w:t>，</w:t>
      </w:r>
      <w:r w:rsidR="00AA462A">
        <w:rPr>
          <w:noProof/>
        </w:rPr>
        <w:object w:dxaOrig="240" w:dyaOrig="320" w14:anchorId="1DAC1C78">
          <v:shape id="_x0000_i1272" type="#_x0000_t75" alt="" style="width:12.05pt;height:16.6pt;mso-width-percent:0;mso-height-percent:0;mso-width-percent:0;mso-height-percent:0" o:ole="">
            <v:imagedata r:id="rId515" o:title=""/>
          </v:shape>
          <o:OLEObject Type="Embed" ProgID="Unknown" ShapeID="_x0000_i1272" DrawAspect="Content" ObjectID="_1637853212" r:id="rId516"/>
        </w:object>
      </w:r>
      <w:r w:rsidR="00EE694A">
        <w:rPr>
          <w:rFonts w:hint="eastAsia"/>
        </w:rPr>
        <w:t>，</w:t>
      </w:r>
      <w:r w:rsidR="00AA462A">
        <w:rPr>
          <w:noProof/>
        </w:rPr>
        <w:object w:dxaOrig="200" w:dyaOrig="260" w14:anchorId="5A08883B">
          <v:shape id="_x0000_i1273" type="#_x0000_t75" alt="" style="width:9.8pt;height:12.8pt;mso-width-percent:0;mso-height-percent:0;mso-width-percent:0;mso-height-percent:0" o:ole="">
            <v:imagedata r:id="rId517" o:title=""/>
          </v:shape>
          <o:OLEObject Type="Embed" ProgID="Unknown" ShapeID="_x0000_i1273" DrawAspect="Content" ObjectID="_1637853213" r:id="rId518"/>
        </w:object>
      </w:r>
      <w:r w:rsidR="00EE694A">
        <w:rPr>
          <w:rFonts w:hint="eastAsia"/>
        </w:rPr>
        <w:t>和总节点个数</w:t>
      </w:r>
      <w:r w:rsidR="00AA462A">
        <w:rPr>
          <w:noProof/>
        </w:rPr>
        <w:object w:dxaOrig="200" w:dyaOrig="220" w14:anchorId="7571960C">
          <v:shape id="_x0000_i1274" type="#_x0000_t75" alt="" style="width:9.8pt;height:11.3pt;mso-width-percent:0;mso-height-percent:0;mso-width-percent:0;mso-height-percent:0" o:ole="">
            <v:imagedata r:id="rId519" o:title=""/>
          </v:shape>
          <o:OLEObject Type="Embed" ProgID="Unknown" ShapeID="_x0000_i1274" DrawAspect="Content" ObjectID="_1637853214" r:id="rId520"/>
        </w:object>
      </w:r>
      <w:r w:rsidR="00EE694A">
        <w:rPr>
          <w:rFonts w:hint="eastAsia"/>
        </w:rPr>
        <w:t>。</w:t>
      </w:r>
    </w:p>
    <w:p w14:paraId="688C605E" w14:textId="2CF70AD6" w:rsidR="00EE694A" w:rsidRDefault="00EE694A" w:rsidP="00A721AE">
      <w:pPr>
        <w:ind w:firstLineChars="0" w:firstLine="420"/>
      </w:pPr>
      <w:r>
        <w:rPr>
          <w:rFonts w:hint="eastAsia"/>
        </w:rPr>
        <w:t>输出：网络拓扑邻接矩阵</w:t>
      </w:r>
      <w:r w:rsidR="00AA462A">
        <w:rPr>
          <w:noProof/>
        </w:rPr>
        <w:object w:dxaOrig="400" w:dyaOrig="320" w14:anchorId="1C7DFA43">
          <v:shape id="_x0000_i1275" type="#_x0000_t75" alt="" style="width:20.35pt;height:16.6pt;mso-width-percent:0;mso-height-percent:0;mso-width-percent:0;mso-height-percent:0" o:ole="">
            <v:imagedata r:id="rId521" o:title=""/>
          </v:shape>
          <o:OLEObject Type="Embed" ProgID="Unknown" ShapeID="_x0000_i1275" DrawAspect="Content" ObjectID="_1637853215" r:id="rId522"/>
        </w:object>
      </w:r>
      <w:r>
        <w:rPr>
          <w:rFonts w:hint="eastAsia"/>
        </w:rPr>
        <w:t>和网络</w:t>
      </w:r>
      <w:proofErr w:type="gramStart"/>
      <w:r>
        <w:rPr>
          <w:rFonts w:hint="eastAsia"/>
        </w:rPr>
        <w:t>平均跳数</w:t>
      </w:r>
      <w:proofErr w:type="gramEnd"/>
      <w:r w:rsidR="00AA462A">
        <w:rPr>
          <w:noProof/>
        </w:rPr>
        <w:object w:dxaOrig="200" w:dyaOrig="279" w14:anchorId="4DBBE1CA">
          <v:shape id="_x0000_i1276" type="#_x0000_t75" alt="" style="width:9.8pt;height:13.55pt;mso-width-percent:0;mso-height-percent:0;mso-width-percent:0;mso-height-percent:0" o:ole="">
            <v:imagedata r:id="rId523" o:title=""/>
          </v:shape>
          <o:OLEObject Type="Embed" ProgID="Unknown" ShapeID="_x0000_i1276" DrawAspect="Content" ObjectID="_1637853216" r:id="rId524"/>
        </w:object>
      </w:r>
    </w:p>
    <w:p w14:paraId="79509123" w14:textId="77777777" w:rsidR="00EE694A" w:rsidRDefault="00EE694A" w:rsidP="00EE694A">
      <w:pPr>
        <w:ind w:firstLineChars="0" w:firstLine="420"/>
      </w:pPr>
      <w:r>
        <w:rPr>
          <w:rFonts w:hint="eastAsia"/>
        </w:rPr>
        <w:t>算法步骤：</w:t>
      </w:r>
    </w:p>
    <w:p w14:paraId="549AD476" w14:textId="4A330C65" w:rsidR="00A721AE" w:rsidRDefault="00F67CA3" w:rsidP="00230376">
      <w:pPr>
        <w:ind w:firstLine="480"/>
      </w:pPr>
      <w:r>
        <w:t>1</w:t>
      </w:r>
      <w:r>
        <w:rPr>
          <w:rFonts w:hint="eastAsia"/>
        </w:rPr>
        <w:t>)</w:t>
      </w:r>
      <w:r>
        <w:t xml:space="preserve"> </w:t>
      </w:r>
      <w:r w:rsidRPr="00F67CA3">
        <w:rPr>
          <w:rFonts w:hint="eastAsia"/>
        </w:rPr>
        <w:t>在单位立方空间中随机生成</w:t>
      </w:r>
      <w:r w:rsidR="00AA462A">
        <w:rPr>
          <w:noProof/>
        </w:rPr>
        <w:object w:dxaOrig="200" w:dyaOrig="220" w14:anchorId="4E49B70C">
          <v:shape id="_x0000_i1277" type="#_x0000_t75" alt="" style="width:9.8pt;height:11.3pt;mso-width-percent:0;mso-height-percent:0;mso-width-percent:0;mso-height-percent:0" o:ole="">
            <v:imagedata r:id="rId519" o:title=""/>
          </v:shape>
          <o:OLEObject Type="Embed" ProgID="Unknown" ShapeID="_x0000_i1277" DrawAspect="Content" ObjectID="_1637853217" r:id="rId525"/>
        </w:object>
      </w:r>
      <w:proofErr w:type="gramStart"/>
      <w:r w:rsidRPr="00F67CA3">
        <w:rPr>
          <w:rFonts w:hint="eastAsia"/>
        </w:rPr>
        <w:t>个</w:t>
      </w:r>
      <w:proofErr w:type="gramEnd"/>
      <w:r w:rsidRPr="00F67CA3">
        <w:rPr>
          <w:rFonts w:hint="eastAsia"/>
        </w:rPr>
        <w:t>节点。</w:t>
      </w:r>
    </w:p>
    <w:p w14:paraId="74656877" w14:textId="74B968DC" w:rsidR="00F67CA3" w:rsidRDefault="00F67CA3" w:rsidP="00890AEC">
      <w:pPr>
        <w:spacing w:line="240" w:lineRule="auto"/>
        <w:ind w:firstLine="480"/>
      </w:pPr>
      <w:r>
        <w:t xml:space="preserve">2) </w:t>
      </w:r>
      <w:r w:rsidRPr="00F67CA3">
        <w:rPr>
          <w:rFonts w:hint="eastAsia"/>
        </w:rPr>
        <w:t>计算</w:t>
      </w:r>
      <w:r>
        <w:rPr>
          <w:rFonts w:hint="eastAsia"/>
        </w:rPr>
        <w:t>节点间的</w:t>
      </w:r>
      <w:r w:rsidRPr="00F67CA3">
        <w:rPr>
          <w:rFonts w:hint="eastAsia"/>
        </w:rPr>
        <w:t>欧几里得距离</w:t>
      </w:r>
      <w:r>
        <w:rPr>
          <w:rFonts w:hint="eastAsia"/>
        </w:rPr>
        <w:t>，</w:t>
      </w:r>
      <w:r>
        <w:t>得到</w:t>
      </w:r>
      <w:r>
        <w:rPr>
          <w:rFonts w:hint="eastAsia"/>
        </w:rPr>
        <w:t>距离</w:t>
      </w:r>
      <w:r w:rsidR="00890AEC" w:rsidRPr="00F67CA3">
        <w:rPr>
          <w:rFonts w:hint="eastAsia"/>
        </w:rPr>
        <w:t>矩阵</w:t>
      </w:r>
      <w:r w:rsidR="00AA462A">
        <w:rPr>
          <w:noProof/>
        </w:rPr>
        <w:object w:dxaOrig="499" w:dyaOrig="380" w14:anchorId="484F2E3D">
          <v:shape id="_x0000_i1278" type="#_x0000_t75" alt="" style="width:24.15pt;height:19.6pt;mso-width-percent:0;mso-height-percent:0;mso-width-percent:0;mso-height-percent:0" o:ole="">
            <v:imagedata r:id="rId526" o:title=""/>
          </v:shape>
          <o:OLEObject Type="Embed" ProgID="Unknown" ShapeID="_x0000_i1278" DrawAspect="Content" ObjectID="_1637853218" r:id="rId527"/>
        </w:object>
      </w:r>
      <w:r w:rsidR="00890AEC">
        <w:rPr>
          <w:rFonts w:hint="eastAsia"/>
        </w:rPr>
        <w:t>。计算节点</w:t>
      </w:r>
      <w:r w:rsidR="00890AEC">
        <w:t>间的</w:t>
      </w:r>
      <w:r w:rsidRPr="00F67CA3">
        <w:rPr>
          <w:rFonts w:hint="eastAsia"/>
        </w:rPr>
        <w:t>相对跳</w:t>
      </w:r>
      <w:r w:rsidR="00890AEC">
        <w:rPr>
          <w:rFonts w:hint="eastAsia"/>
        </w:rPr>
        <w:t>数</w:t>
      </w:r>
      <w:r w:rsidR="00890AEC">
        <w:t>，</w:t>
      </w:r>
      <w:r w:rsidR="00890AEC">
        <w:rPr>
          <w:rFonts w:hint="eastAsia"/>
        </w:rPr>
        <w:t>得到</w:t>
      </w:r>
      <w:proofErr w:type="gramStart"/>
      <w:r w:rsidR="00890AEC">
        <w:t>用</w:t>
      </w:r>
      <w:r w:rsidR="00890AEC">
        <w:rPr>
          <w:rFonts w:hint="eastAsia"/>
        </w:rPr>
        <w:t>跳数</w:t>
      </w:r>
      <w:r w:rsidR="00890AEC">
        <w:t>表示</w:t>
      </w:r>
      <w:proofErr w:type="gramEnd"/>
      <w:r w:rsidR="00890AEC">
        <w:t>的距离矩阵</w:t>
      </w:r>
      <w:r w:rsidR="00AA462A">
        <w:rPr>
          <w:noProof/>
        </w:rPr>
        <w:object w:dxaOrig="1460" w:dyaOrig="800" w14:anchorId="26E9E691">
          <v:shape id="_x0000_i1279" type="#_x0000_t75" alt="" style="width:72.75pt;height:39.6pt;mso-width-percent:0;mso-height-percent:0;mso-width-percent:0;mso-height-percent:0" o:ole="">
            <v:imagedata r:id="rId528" o:title=""/>
          </v:shape>
          <o:OLEObject Type="Embed" ProgID="Unknown" ShapeID="_x0000_i1279" DrawAspect="Content" ObjectID="_1637853219" r:id="rId529"/>
        </w:object>
      </w:r>
    </w:p>
    <w:p w14:paraId="348CE72E" w14:textId="0D3FA1C7" w:rsidR="00F67CA3" w:rsidRDefault="00F67CA3" w:rsidP="006A6BEE">
      <w:pPr>
        <w:spacing w:line="240" w:lineRule="auto"/>
        <w:ind w:firstLine="480"/>
      </w:pPr>
      <w:r>
        <w:t>3)</w:t>
      </w:r>
      <w:r w:rsidR="00890AEC">
        <w:t xml:space="preserve"> </w:t>
      </w:r>
      <w:r w:rsidR="00890AEC">
        <w:rPr>
          <w:rFonts w:hint="eastAsia"/>
        </w:rPr>
        <w:t>遍历每个</w:t>
      </w:r>
      <w:r w:rsidR="00890AEC">
        <w:t>节点，</w:t>
      </w:r>
      <w:r w:rsidR="00890AEC">
        <w:rPr>
          <w:rFonts w:hint="eastAsia"/>
        </w:rPr>
        <w:t>以</w:t>
      </w:r>
      <w:r w:rsidR="00890AEC">
        <w:t>该节点为源</w:t>
      </w:r>
      <w:r w:rsidR="00890AEC">
        <w:rPr>
          <w:rFonts w:hint="eastAsia"/>
        </w:rPr>
        <w:t>，利用</w:t>
      </w:r>
      <w:r w:rsidR="00890AEC">
        <w:t>算法</w:t>
      </w:r>
      <w:r w:rsidR="00890AEC">
        <w:rPr>
          <w:rFonts w:hint="eastAsia"/>
        </w:rPr>
        <w:t>1</w:t>
      </w:r>
      <w:r w:rsidR="00890AEC">
        <w:t>寻找其社交群组成员。</w:t>
      </w:r>
      <w:r w:rsidR="006A6BEE">
        <w:rPr>
          <w:rFonts w:hint="eastAsia"/>
        </w:rPr>
        <w:t>得到表示</w:t>
      </w:r>
      <w:r w:rsidR="006A6BEE">
        <w:t>社交</w:t>
      </w:r>
      <w:r w:rsidR="006A6BEE">
        <w:rPr>
          <w:rFonts w:hint="eastAsia"/>
        </w:rPr>
        <w:t>关系</w:t>
      </w:r>
      <w:r w:rsidR="006A6BEE">
        <w:t>的邻接矩阵</w:t>
      </w:r>
      <w:r w:rsidR="00AA462A">
        <w:rPr>
          <w:noProof/>
        </w:rPr>
        <w:object w:dxaOrig="260" w:dyaOrig="279" w14:anchorId="757069BC">
          <v:shape id="_x0000_i1280" type="#_x0000_t75" alt="" style="width:12.8pt;height:13.55pt;mso-width-percent:0;mso-height-percent:0;mso-width-percent:0;mso-height-percent:0" o:ole="">
            <v:imagedata r:id="rId530" o:title=""/>
          </v:shape>
          <o:OLEObject Type="Embed" ProgID="Unknown" ShapeID="_x0000_i1280" DrawAspect="Content" ObjectID="_1637853220" r:id="rId531"/>
        </w:object>
      </w:r>
      <w:r w:rsidR="006A6BEE">
        <w:rPr>
          <w:rFonts w:hint="eastAsia"/>
        </w:rPr>
        <w:t>，</w:t>
      </w:r>
      <w:r w:rsidR="00AA462A">
        <w:rPr>
          <w:noProof/>
        </w:rPr>
        <w:object w:dxaOrig="3180" w:dyaOrig="400" w14:anchorId="56B533A2">
          <v:shape id="_x0000_i1281" type="#_x0000_t75" alt="" style="width:158.3pt;height:20.35pt;mso-width-percent:0;mso-height-percent:0;mso-width-percent:0;mso-height-percent:0" o:ole="">
            <v:imagedata r:id="rId532" o:title=""/>
          </v:shape>
          <o:OLEObject Type="Embed" ProgID="Unknown" ShapeID="_x0000_i1281" DrawAspect="Content" ObjectID="_1637853221" r:id="rId533"/>
        </w:object>
      </w:r>
      <w:r w:rsidR="006A6BEE">
        <w:rPr>
          <w:rFonts w:hint="eastAsia"/>
        </w:rPr>
        <w:t>。</w:t>
      </w:r>
    </w:p>
    <w:p w14:paraId="2566A53B" w14:textId="152EBEE1" w:rsidR="006A6BEE" w:rsidRDefault="006A6BEE" w:rsidP="006A6BEE">
      <w:pPr>
        <w:spacing w:line="240" w:lineRule="auto"/>
        <w:ind w:firstLine="480"/>
      </w:pPr>
      <w:r w:rsidRPr="002D4F7F">
        <w:lastRenderedPageBreak/>
        <w:t>4</w:t>
      </w:r>
      <w:r w:rsidRPr="002D4F7F">
        <w:rPr>
          <w:rFonts w:hint="eastAsia"/>
        </w:rPr>
        <w:t>)</w:t>
      </w:r>
      <w:r w:rsidRPr="002D4F7F">
        <w:t xml:space="preserve"> </w:t>
      </w:r>
      <w:r w:rsidR="002D4F7F">
        <w:rPr>
          <w:rFonts w:hint="eastAsia"/>
        </w:rPr>
        <w:t>在矩阵</w:t>
      </w:r>
      <w:r w:rsidR="002D4F7F">
        <w:rPr>
          <w:rFonts w:hint="eastAsia"/>
        </w:rPr>
        <w:t>G</w:t>
      </w:r>
      <w:r w:rsidR="002D4F7F">
        <w:rPr>
          <w:rFonts w:hint="eastAsia"/>
        </w:rPr>
        <w:t>中遍历每个</w:t>
      </w:r>
      <w:r w:rsidR="002D4F7F">
        <w:t>节点，</w:t>
      </w:r>
      <w:r w:rsidR="002D4F7F">
        <w:rPr>
          <w:rFonts w:hint="eastAsia"/>
        </w:rPr>
        <w:t>得到</w:t>
      </w:r>
      <w:r w:rsidR="002D4F7F">
        <w:t>表示节点社交度数</w:t>
      </w:r>
      <w:r w:rsidR="002D4F7F">
        <w:rPr>
          <w:rFonts w:hint="eastAsia"/>
        </w:rPr>
        <w:t>的</w:t>
      </w:r>
      <w:r w:rsidR="00AA462A">
        <w:rPr>
          <w:noProof/>
        </w:rPr>
        <w:object w:dxaOrig="200" w:dyaOrig="220" w14:anchorId="4580422D">
          <v:shape id="_x0000_i1282" type="#_x0000_t75" alt="" style="width:9.8pt;height:11.3pt;mso-width-percent:0;mso-height-percent:0;mso-width-percent:0;mso-height-percent:0" o:ole="">
            <v:imagedata r:id="rId534" o:title=""/>
          </v:shape>
          <o:OLEObject Type="Embed" ProgID="Unknown" ShapeID="_x0000_i1282" DrawAspect="Content" ObjectID="_1637853222" r:id="rId535"/>
        </w:object>
      </w:r>
      <w:r w:rsidR="002D4F7F">
        <w:rPr>
          <w:rFonts w:hint="eastAsia"/>
        </w:rPr>
        <w:t>维向量</w:t>
      </w:r>
      <w:r w:rsidR="00AA462A">
        <w:rPr>
          <w:noProof/>
        </w:rPr>
        <w:object w:dxaOrig="320" w:dyaOrig="320" w14:anchorId="49DB4387">
          <v:shape id="_x0000_i1283" type="#_x0000_t75" alt="" style="width:16.6pt;height:16.6pt;mso-width-percent:0;mso-height-percent:0;mso-width-percent:0;mso-height-percent:0" o:ole="">
            <v:imagedata r:id="rId536" o:title=""/>
          </v:shape>
          <o:OLEObject Type="Embed" ProgID="Unknown" ShapeID="_x0000_i1283" DrawAspect="Content" ObjectID="_1637853223" r:id="rId537"/>
        </w:object>
      </w:r>
      <w:r w:rsidR="002D4F7F">
        <w:rPr>
          <w:rFonts w:hint="eastAsia"/>
        </w:rPr>
        <w:t>，</w:t>
      </w:r>
      <w:r w:rsidR="002D4F7F">
        <w:t xml:space="preserve"> </w:t>
      </w:r>
      <w:r w:rsidR="00AA462A">
        <w:rPr>
          <w:noProof/>
        </w:rPr>
        <w:object w:dxaOrig="1800" w:dyaOrig="400" w14:anchorId="25FEB35D">
          <v:shape id="_x0000_i1284" type="#_x0000_t75" alt="" style="width:90.85pt;height:20.35pt;mso-width-percent:0;mso-height-percent:0;mso-width-percent:0;mso-height-percent:0" o:ole="">
            <v:imagedata r:id="rId538" o:title=""/>
          </v:shape>
          <o:OLEObject Type="Embed" ProgID="Unknown" ShapeID="_x0000_i1284" DrawAspect="Content" ObjectID="_1637853224" r:id="rId539"/>
        </w:object>
      </w:r>
      <w:r w:rsidR="002D4F7F">
        <w:rPr>
          <w:rFonts w:hint="eastAsia"/>
        </w:rPr>
        <w:t>，</w:t>
      </w:r>
      <w:r w:rsidR="00AA462A">
        <w:rPr>
          <w:noProof/>
        </w:rPr>
        <w:object w:dxaOrig="1120" w:dyaOrig="320" w14:anchorId="192A8FEB">
          <v:shape id="_x0000_i1285" type="#_x0000_t75" alt="" style="width:55.4pt;height:16.6pt;mso-width-percent:0;mso-height-percent:0;mso-width-percent:0;mso-height-percent:0" o:ole="">
            <v:imagedata r:id="rId540" o:title=""/>
          </v:shape>
          <o:OLEObject Type="Embed" ProgID="Unknown" ShapeID="_x0000_i1285" DrawAspect="Content" ObjectID="_1637853225" r:id="rId541"/>
        </w:object>
      </w:r>
      <w:r w:rsidR="002D4F7F">
        <w:rPr>
          <w:rFonts w:hint="eastAsia"/>
        </w:rPr>
        <w:t>。</w:t>
      </w:r>
    </w:p>
    <w:p w14:paraId="772F04CC" w14:textId="09034155" w:rsidR="00C64F46" w:rsidRDefault="00C64F46" w:rsidP="006A6BEE">
      <w:pPr>
        <w:spacing w:line="240" w:lineRule="auto"/>
        <w:ind w:firstLine="480"/>
      </w:pPr>
      <w:r>
        <w:t>5</w:t>
      </w:r>
      <w:r>
        <w:rPr>
          <w:rFonts w:hint="eastAsia"/>
        </w:rPr>
        <w:t>)</w:t>
      </w:r>
      <w:r w:rsidR="004172D2">
        <w:t xml:space="preserve"> </w:t>
      </w:r>
      <w:r w:rsidR="008815BB">
        <w:rPr>
          <w:rFonts w:hint="eastAsia"/>
        </w:rPr>
        <w:t>利用算法</w:t>
      </w:r>
      <w:r w:rsidR="008815BB">
        <w:rPr>
          <w:rFonts w:hint="eastAsia"/>
        </w:rPr>
        <w:t>1</w:t>
      </w:r>
      <w:r w:rsidR="008815BB">
        <w:t>，</w:t>
      </w:r>
      <w:r w:rsidR="008815BB">
        <w:rPr>
          <w:rFonts w:hint="eastAsia"/>
        </w:rPr>
        <w:t>根据</w:t>
      </w:r>
      <w:r w:rsidR="008815BB">
        <w:t>社交</w:t>
      </w:r>
      <w:r w:rsidR="008815BB">
        <w:rPr>
          <w:rFonts w:hint="eastAsia"/>
        </w:rPr>
        <w:t>关系</w:t>
      </w:r>
      <w:r w:rsidR="008815BB">
        <w:t>的邻接矩阵</w:t>
      </w:r>
      <w:r w:rsidR="00AA462A">
        <w:rPr>
          <w:noProof/>
        </w:rPr>
        <w:object w:dxaOrig="260" w:dyaOrig="279" w14:anchorId="5D5117BF">
          <v:shape id="_x0000_i1286" type="#_x0000_t75" alt="" style="width:12.8pt;height:13.55pt;mso-width-percent:0;mso-height-percent:0;mso-width-percent:0;mso-height-percent:0" o:ole="">
            <v:imagedata r:id="rId530" o:title=""/>
          </v:shape>
          <o:OLEObject Type="Embed" ProgID="Unknown" ShapeID="_x0000_i1286" DrawAspect="Content" ObjectID="_1637853226" r:id="rId542"/>
        </w:object>
      </w:r>
      <w:r w:rsidR="008815BB">
        <w:rPr>
          <w:rFonts w:hint="eastAsia"/>
        </w:rPr>
        <w:t>和</w:t>
      </w:r>
      <w:r w:rsidR="008815BB">
        <w:t>通信</w:t>
      </w:r>
      <w:r w:rsidR="008815BB">
        <w:rPr>
          <w:rFonts w:hint="eastAsia"/>
        </w:rPr>
        <w:t>活跃</w:t>
      </w:r>
      <w:r w:rsidR="008815BB">
        <w:t>度参数</w:t>
      </w:r>
      <w:r w:rsidR="00AA462A">
        <w:rPr>
          <w:noProof/>
        </w:rPr>
        <w:object w:dxaOrig="240" w:dyaOrig="320" w14:anchorId="7CB772A3">
          <v:shape id="_x0000_i1287" type="#_x0000_t75" alt="" style="width:12.05pt;height:16.6pt;mso-width-percent:0;mso-height-percent:0;mso-width-percent:0;mso-height-percent:0" o:ole="">
            <v:imagedata r:id="rId543" o:title=""/>
          </v:shape>
          <o:OLEObject Type="Embed" ProgID="Unknown" ShapeID="_x0000_i1287" DrawAspect="Content" ObjectID="_1637853227" r:id="rId544"/>
        </w:object>
      </w:r>
      <w:r w:rsidR="008815BB">
        <w:rPr>
          <w:rFonts w:hint="eastAsia"/>
        </w:rPr>
        <w:t>，得到</w:t>
      </w:r>
      <w:proofErr w:type="gramStart"/>
      <w:r w:rsidR="008815BB">
        <w:t>当前源节</w:t>
      </w:r>
      <w:proofErr w:type="gramEnd"/>
      <w:r w:rsidR="008815BB">
        <w:t>点群组内的</w:t>
      </w:r>
      <w:r w:rsidR="008815BB">
        <w:rPr>
          <w:rFonts w:hint="eastAsia"/>
        </w:rPr>
        <w:t>通信</w:t>
      </w:r>
      <w:r w:rsidR="008815BB">
        <w:t>活跃节点</w:t>
      </w:r>
      <w:r w:rsidR="008815BB">
        <w:rPr>
          <w:rFonts w:hint="eastAsia"/>
        </w:rPr>
        <w:t>。活跃</w:t>
      </w:r>
      <w:r w:rsidR="008815BB">
        <w:t>节点</w:t>
      </w:r>
      <w:r w:rsidR="007E085C">
        <w:rPr>
          <w:rFonts w:hint="eastAsia"/>
        </w:rPr>
        <w:t>和</w:t>
      </w:r>
      <w:proofErr w:type="gramStart"/>
      <w:r w:rsidR="007E085C">
        <w:t>源</w:t>
      </w:r>
      <w:r w:rsidR="007E085C">
        <w:rPr>
          <w:rFonts w:hint="eastAsia"/>
        </w:rPr>
        <w:t>节点</w:t>
      </w:r>
      <w:proofErr w:type="gramEnd"/>
      <w:r w:rsidR="007E085C">
        <w:t>的</w:t>
      </w:r>
      <w:r w:rsidR="007E085C">
        <w:rPr>
          <w:rFonts w:hint="eastAsia"/>
        </w:rPr>
        <w:t>连接</w:t>
      </w:r>
      <w:r w:rsidR="007E085C">
        <w:t>关系同样可以用</w:t>
      </w:r>
      <w:r w:rsidR="008815BB">
        <w:t>邻接矩阵</w:t>
      </w:r>
      <w:r w:rsidR="00AA462A">
        <w:rPr>
          <w:noProof/>
        </w:rPr>
        <w:object w:dxaOrig="240" w:dyaOrig="279" w14:anchorId="3A38537E">
          <v:shape id="_x0000_i1288" type="#_x0000_t75" alt="" style="width:12.05pt;height:13.55pt;mso-width-percent:0;mso-height-percent:0;mso-width-percent:0;mso-height-percent:0" o:ole="">
            <v:imagedata r:id="rId545" o:title=""/>
          </v:shape>
          <o:OLEObject Type="Embed" ProgID="Unknown" ShapeID="_x0000_i1288" DrawAspect="Content" ObjectID="_1637853228" r:id="rId546"/>
        </w:object>
      </w:r>
      <w:r w:rsidR="008815BB">
        <w:t>表示</w:t>
      </w:r>
      <w:r w:rsidR="00031031">
        <w:rPr>
          <w:rFonts w:hint="eastAsia"/>
        </w:rPr>
        <w:t>，</w:t>
      </w:r>
      <w:r w:rsidR="00AA462A">
        <w:rPr>
          <w:noProof/>
        </w:rPr>
        <w:object w:dxaOrig="3519" w:dyaOrig="400" w14:anchorId="7C79CBD3">
          <v:shape id="_x0000_i1289" type="#_x0000_t75" alt="" style="width:176.4pt;height:20.35pt;mso-width-percent:0;mso-height-percent:0;mso-width-percent:0;mso-height-percent:0" o:ole="">
            <v:imagedata r:id="rId547" o:title=""/>
          </v:shape>
          <o:OLEObject Type="Embed" ProgID="Unknown" ShapeID="_x0000_i1289" DrawAspect="Content" ObjectID="_1637853229" r:id="rId548"/>
        </w:object>
      </w:r>
      <w:r w:rsidR="00031031">
        <w:rPr>
          <w:rFonts w:hint="eastAsia"/>
        </w:rPr>
        <w:t>。</w:t>
      </w:r>
    </w:p>
    <w:p w14:paraId="2FC91C18" w14:textId="7FE0894B" w:rsidR="0085398F" w:rsidRDefault="002D6E24" w:rsidP="006A6BEE">
      <w:pPr>
        <w:spacing w:line="240" w:lineRule="auto"/>
        <w:ind w:firstLine="480"/>
      </w:pPr>
      <w:r>
        <w:rPr>
          <w:rFonts w:hint="eastAsia"/>
        </w:rPr>
        <w:t>6</w:t>
      </w:r>
      <w:r w:rsidR="001E7A44">
        <w:rPr>
          <w:rFonts w:hint="eastAsia"/>
        </w:rPr>
        <w:t xml:space="preserve">) </w:t>
      </w:r>
      <w:r>
        <w:rPr>
          <w:rFonts w:hint="eastAsia"/>
        </w:rPr>
        <w:t>在活跃</w:t>
      </w:r>
      <w:r>
        <w:t>节点集中得到物理通信连接关系，</w:t>
      </w:r>
      <w:r w:rsidR="00C11905">
        <w:rPr>
          <w:rFonts w:hint="eastAsia"/>
        </w:rPr>
        <w:t>最终</w:t>
      </w:r>
      <w:r w:rsidR="00C11905">
        <w:t>得到</w:t>
      </w:r>
      <w:r w:rsidR="00C11905">
        <w:rPr>
          <w:rFonts w:hint="eastAsia"/>
        </w:rPr>
        <w:t>网络拓扑邻接矩阵</w:t>
      </w:r>
      <w:r w:rsidR="00AA462A">
        <w:rPr>
          <w:noProof/>
        </w:rPr>
        <w:object w:dxaOrig="400" w:dyaOrig="320" w14:anchorId="793CCB47">
          <v:shape id="_x0000_i1290" type="#_x0000_t75" alt="" style="width:20.35pt;height:16.6pt;mso-width-percent:0;mso-height-percent:0;mso-width-percent:0;mso-height-percent:0" o:ole="">
            <v:imagedata r:id="rId521" o:title=""/>
          </v:shape>
          <o:OLEObject Type="Embed" ProgID="Unknown" ShapeID="_x0000_i1290" DrawAspect="Content" ObjectID="_1637853230" r:id="rId549"/>
        </w:object>
      </w:r>
      <w:r w:rsidR="00C11905">
        <w:rPr>
          <w:rFonts w:hint="eastAsia"/>
        </w:rPr>
        <w:t>，</w:t>
      </w:r>
      <w:r w:rsidR="00AA462A">
        <w:rPr>
          <w:noProof/>
        </w:rPr>
        <w:object w:dxaOrig="3159" w:dyaOrig="440" w14:anchorId="7B04DB39">
          <v:shape id="_x0000_i1291" type="#_x0000_t75" alt="" style="width:156.8pt;height:21.85pt;mso-width-percent:0;mso-height-percent:0;mso-width-percent:0;mso-height-percent:0" o:ole="">
            <v:imagedata r:id="rId550" o:title=""/>
          </v:shape>
          <o:OLEObject Type="Embed" ProgID="Unknown" ShapeID="_x0000_i1291" DrawAspect="Content" ObjectID="_1637853231" r:id="rId551"/>
        </w:object>
      </w:r>
      <w:r w:rsidR="00064BE2">
        <w:rPr>
          <w:rFonts w:hint="eastAsia"/>
        </w:rPr>
        <w:t>。</w:t>
      </w:r>
    </w:p>
    <w:p w14:paraId="6F4E40C8" w14:textId="055623E1" w:rsidR="000A0900" w:rsidRDefault="000A0900" w:rsidP="006A6BEE">
      <w:pPr>
        <w:spacing w:line="240" w:lineRule="auto"/>
        <w:ind w:firstLine="480"/>
      </w:pPr>
      <w:r>
        <w:rPr>
          <w:rFonts w:hint="eastAsia"/>
        </w:rPr>
        <w:t>7</w:t>
      </w:r>
      <w:r w:rsidR="001E7A44">
        <w:rPr>
          <w:rFonts w:hint="eastAsia"/>
        </w:rPr>
        <w:t xml:space="preserve">) </w:t>
      </w:r>
      <w:r w:rsidR="001E7A44">
        <w:rPr>
          <w:rFonts w:hint="eastAsia"/>
        </w:rPr>
        <w:t>计算</w:t>
      </w:r>
      <w:proofErr w:type="gramStart"/>
      <w:r w:rsidR="001E7A44">
        <w:t>平均跳数</w:t>
      </w:r>
      <w:proofErr w:type="gramEnd"/>
      <w:r w:rsidR="00AA462A">
        <w:rPr>
          <w:noProof/>
        </w:rPr>
        <w:object w:dxaOrig="2380" w:dyaOrig="800" w14:anchorId="5F325E21">
          <v:shape id="_x0000_i1292" type="#_x0000_t75" alt="" style="width:119.1pt;height:39.6pt;mso-width-percent:0;mso-height-percent:0;mso-width-percent:0;mso-height-percent:0" o:ole="">
            <v:imagedata r:id="rId552" o:title=""/>
          </v:shape>
          <o:OLEObject Type="Embed" ProgID="Unknown" ShapeID="_x0000_i1292" DrawAspect="Content" ObjectID="_1637853232" r:id="rId553"/>
        </w:object>
      </w:r>
      <w:r w:rsidR="001E7A44">
        <w:rPr>
          <w:rFonts w:hint="eastAsia"/>
        </w:rPr>
        <w:t>。</w:t>
      </w:r>
    </w:p>
    <w:p w14:paraId="2A61B1EC" w14:textId="2C12B09D" w:rsidR="001E7A44" w:rsidRDefault="001E7A44" w:rsidP="006A6BEE">
      <w:pPr>
        <w:spacing w:line="240" w:lineRule="auto"/>
        <w:ind w:firstLine="480"/>
      </w:pPr>
      <w:r>
        <w:rPr>
          <w:rFonts w:hint="eastAsia"/>
        </w:rPr>
        <w:t xml:space="preserve">8) </w:t>
      </w:r>
      <w:r>
        <w:rPr>
          <w:rFonts w:hint="eastAsia"/>
        </w:rPr>
        <w:t>返回</w:t>
      </w:r>
      <w:r w:rsidR="00AA462A">
        <w:rPr>
          <w:noProof/>
        </w:rPr>
        <w:object w:dxaOrig="400" w:dyaOrig="320" w14:anchorId="74EA4734">
          <v:shape id="_x0000_i1293" type="#_x0000_t75" alt="" style="width:20.35pt;height:16.6pt;mso-width-percent:0;mso-height-percent:0;mso-width-percent:0;mso-height-percent:0" o:ole="">
            <v:imagedata r:id="rId521" o:title=""/>
          </v:shape>
          <o:OLEObject Type="Embed" ProgID="Unknown" ShapeID="_x0000_i1293" DrawAspect="Content" ObjectID="_1637853233" r:id="rId554"/>
        </w:object>
      </w:r>
      <w:r>
        <w:rPr>
          <w:rFonts w:hint="eastAsia"/>
        </w:rPr>
        <w:t>，</w:t>
      </w:r>
      <w:r w:rsidR="00AA462A">
        <w:rPr>
          <w:noProof/>
        </w:rPr>
        <w:object w:dxaOrig="200" w:dyaOrig="279" w14:anchorId="313D393C">
          <v:shape id="_x0000_i1294" type="#_x0000_t75" alt="" style="width:9.8pt;height:13.55pt;mso-width-percent:0;mso-height-percent:0;mso-width-percent:0;mso-height-percent:0" o:ole="">
            <v:imagedata r:id="rId523" o:title=""/>
          </v:shape>
          <o:OLEObject Type="Embed" ProgID="Unknown" ShapeID="_x0000_i1294" DrawAspect="Content" ObjectID="_1637853234" r:id="rId555"/>
        </w:object>
      </w:r>
      <w:r>
        <w:rPr>
          <w:rFonts w:hint="eastAsia"/>
        </w:rPr>
        <w:t>。</w:t>
      </w:r>
    </w:p>
    <w:p w14:paraId="61CC0111" w14:textId="19A3C8E3" w:rsidR="00AB1E0F" w:rsidRPr="009A5AC6" w:rsidRDefault="00230376" w:rsidP="00230376">
      <w:pPr>
        <w:ind w:firstLine="480"/>
      </w:pPr>
      <w:r>
        <w:rPr>
          <w:rFonts w:hint="eastAsia"/>
        </w:rPr>
        <w:t>算法</w:t>
      </w:r>
      <w:r>
        <w:rPr>
          <w:rFonts w:hint="eastAsia"/>
        </w:rPr>
        <w:t>2</w:t>
      </w:r>
      <w:r>
        <w:rPr>
          <w:rFonts w:hint="eastAsia"/>
        </w:rPr>
        <w:t>用于生成实际的通信网络。首先，设置网络参数，并在三维空间中随机生成</w:t>
      </w:r>
      <w:r w:rsidR="00AA462A">
        <w:rPr>
          <w:noProof/>
        </w:rPr>
        <w:object w:dxaOrig="200" w:dyaOrig="220" w14:anchorId="4F369BD6">
          <v:shape id="_x0000_i1295" type="#_x0000_t75" alt="" style="width:9.8pt;height:11.3pt;mso-width-percent:0;mso-height-percent:0;mso-width-percent:0;mso-height-percent:0" o:ole="">
            <v:imagedata r:id="rId519" o:title=""/>
          </v:shape>
          <o:OLEObject Type="Embed" ProgID="Unknown" ShapeID="_x0000_i1295" DrawAspect="Content" ObjectID="_1637853235" r:id="rId556"/>
        </w:object>
      </w:r>
      <w:proofErr w:type="gramStart"/>
      <w:r w:rsidR="00D46736">
        <w:rPr>
          <w:rFonts w:hint="eastAsia"/>
        </w:rPr>
        <w:t>个</w:t>
      </w:r>
      <w:proofErr w:type="gramEnd"/>
      <w:r w:rsidR="00D46736">
        <w:rPr>
          <w:rFonts w:hint="eastAsia"/>
        </w:rPr>
        <w:t>节点。保存其位置信息并计算节点之间的距离矩阵</w:t>
      </w:r>
      <w:r w:rsidR="00AA462A">
        <w:rPr>
          <w:noProof/>
        </w:rPr>
        <w:object w:dxaOrig="260" w:dyaOrig="260" w14:anchorId="069DC35E">
          <v:shape id="_x0000_i1296" type="#_x0000_t75" alt="" style="width:12.8pt;height:12.8pt;mso-width-percent:0;mso-height-percent:0;mso-width-percent:0;mso-height-percent:0" o:ole="">
            <v:imagedata r:id="rId557" o:title=""/>
          </v:shape>
          <o:OLEObject Type="Embed" ProgID="Unknown" ShapeID="_x0000_i1296" DrawAspect="Content" ObjectID="_1637853236" r:id="rId558"/>
        </w:object>
      </w:r>
      <w:r w:rsidR="00D46736">
        <w:rPr>
          <w:rFonts w:hint="eastAsia"/>
        </w:rPr>
        <w:t>，</w:t>
      </w:r>
      <w:r>
        <w:rPr>
          <w:rFonts w:hint="eastAsia"/>
        </w:rPr>
        <w:t>距离是两个节点之间的</w:t>
      </w:r>
      <w:r w:rsidR="00D46736">
        <w:rPr>
          <w:rFonts w:hint="eastAsia"/>
        </w:rPr>
        <w:t>多跳跳数。然后，根据距离矩阵和参数</w:t>
      </w:r>
      <w:r w:rsidR="00AA462A">
        <w:rPr>
          <w:noProof/>
        </w:rPr>
        <w:object w:dxaOrig="240" w:dyaOrig="220" w14:anchorId="0961497F">
          <v:shape id="_x0000_i1297" type="#_x0000_t75" alt="" style="width:12.05pt;height:11.3pt;mso-width-percent:0;mso-height-percent:0;mso-width-percent:0;mso-height-percent:0" o:ole="">
            <v:imagedata r:id="rId559" o:title=""/>
          </v:shape>
          <o:OLEObject Type="Embed" ProgID="Unknown" ShapeID="_x0000_i1297" DrawAspect="Content" ObjectID="_1637853237" r:id="rId560"/>
        </w:object>
      </w:r>
      <w:r w:rsidR="00D46736">
        <w:rPr>
          <w:rFonts w:hint="eastAsia"/>
        </w:rPr>
        <w:t>为</w:t>
      </w:r>
      <w:r>
        <w:rPr>
          <w:rFonts w:hint="eastAsia"/>
        </w:rPr>
        <w:t>生成一个</w:t>
      </w:r>
      <w:r w:rsidR="00D46736">
        <w:rPr>
          <w:rFonts w:hint="eastAsia"/>
        </w:rPr>
        <w:t>表示</w:t>
      </w:r>
      <w:r w:rsidR="009A5AC6">
        <w:rPr>
          <w:rFonts w:hint="eastAsia"/>
        </w:rPr>
        <w:t>源节点</w:t>
      </w:r>
      <w:r w:rsidR="00D46736">
        <w:t>社交</w:t>
      </w:r>
      <w:r w:rsidR="00D46736">
        <w:rPr>
          <w:rFonts w:hint="eastAsia"/>
        </w:rPr>
        <w:t>关系</w:t>
      </w:r>
      <w:r w:rsidR="00D46736">
        <w:t>的邻接矩阵</w:t>
      </w:r>
      <w:r w:rsidR="00AA462A">
        <w:rPr>
          <w:noProof/>
        </w:rPr>
        <w:object w:dxaOrig="260" w:dyaOrig="279" w14:anchorId="1F6BB1CD">
          <v:shape id="_x0000_i1298" type="#_x0000_t75" alt="" style="width:12.8pt;height:13.55pt;mso-width-percent:0;mso-height-percent:0;mso-width-percent:0;mso-height-percent:0" o:ole="">
            <v:imagedata r:id="rId530" o:title=""/>
          </v:shape>
          <o:OLEObject Type="Embed" ProgID="Unknown" ShapeID="_x0000_i1298" DrawAspect="Content" ObjectID="_1637853238" r:id="rId561"/>
        </w:object>
      </w:r>
      <w:r>
        <w:rPr>
          <w:rFonts w:hint="eastAsia"/>
        </w:rPr>
        <w:t>，并</w:t>
      </w:r>
      <w:r w:rsidR="00D46736">
        <w:rPr>
          <w:rFonts w:hint="eastAsia"/>
        </w:rPr>
        <w:t>用</w:t>
      </w:r>
      <w:r w:rsidR="00D46736">
        <w:t>向量</w:t>
      </w:r>
      <w:r w:rsidR="00AA462A">
        <w:rPr>
          <w:noProof/>
        </w:rPr>
        <w:object w:dxaOrig="320" w:dyaOrig="320" w14:anchorId="4B3F6309">
          <v:shape id="_x0000_i1299" type="#_x0000_t75" alt="" style="width:16.6pt;height:16.6pt;mso-width-percent:0;mso-height-percent:0;mso-width-percent:0;mso-height-percent:0" o:ole="">
            <v:imagedata r:id="rId562" o:title=""/>
          </v:shape>
          <o:OLEObject Type="Embed" ProgID="Unknown" ShapeID="_x0000_i1299" DrawAspect="Content" ObjectID="_1637853239" r:id="rId563"/>
        </w:object>
      </w:r>
      <w:r>
        <w:rPr>
          <w:rFonts w:hint="eastAsia"/>
        </w:rPr>
        <w:t>保存了每个节点的社交度。</w:t>
      </w:r>
      <w:r w:rsidR="009A5AC6">
        <w:rPr>
          <w:rFonts w:hint="eastAsia"/>
        </w:rPr>
        <w:t>接着，根据参数</w:t>
      </w:r>
      <w:r w:rsidR="00AA462A">
        <w:rPr>
          <w:noProof/>
        </w:rPr>
        <w:object w:dxaOrig="240" w:dyaOrig="320" w14:anchorId="549120F9">
          <v:shape id="_x0000_i1300" type="#_x0000_t75" alt="" style="width:12.05pt;height:16.6pt;mso-width-percent:0;mso-height-percent:0;mso-width-percent:0;mso-height-percent:0" o:ole="">
            <v:imagedata r:id="rId564" o:title=""/>
          </v:shape>
          <o:OLEObject Type="Embed" ProgID="Unknown" ShapeID="_x0000_i1300" DrawAspect="Content" ObjectID="_1637853240" r:id="rId565"/>
        </w:object>
      </w:r>
      <w:r w:rsidR="009A5AC6">
        <w:rPr>
          <w:rFonts w:hint="eastAsia"/>
        </w:rPr>
        <w:t>确定源节点</w:t>
      </w:r>
      <w:r w:rsidR="009A5AC6">
        <w:t>社交群组中的活跃</w:t>
      </w:r>
      <w:r w:rsidR="009A5AC6">
        <w:rPr>
          <w:rFonts w:hint="eastAsia"/>
        </w:rPr>
        <w:t>的</w:t>
      </w:r>
      <w:r w:rsidR="009A5AC6">
        <w:t>一组节点</w:t>
      </w:r>
      <w:r w:rsidR="009A5AC6">
        <w:rPr>
          <w:rFonts w:hint="eastAsia"/>
        </w:rPr>
        <w:t>作为</w:t>
      </w:r>
      <w:r w:rsidR="009A5AC6">
        <w:t>通信目标范围</w:t>
      </w:r>
      <w:r w:rsidR="009A5AC6">
        <w:rPr>
          <w:rFonts w:hint="eastAsia"/>
        </w:rPr>
        <w:t>，</w:t>
      </w:r>
      <w:proofErr w:type="gramStart"/>
      <w:r w:rsidR="009A5AC6">
        <w:rPr>
          <w:rFonts w:hint="eastAsia"/>
        </w:rPr>
        <w:t>该</w:t>
      </w:r>
      <w:r w:rsidR="009A5AC6">
        <w:t>关系</w:t>
      </w:r>
      <w:proofErr w:type="gramEnd"/>
      <w:r w:rsidR="009A5AC6">
        <w:rPr>
          <w:rFonts w:hint="eastAsia"/>
        </w:rPr>
        <w:t>用通信活跃</w:t>
      </w:r>
      <w:r w:rsidR="009A5AC6">
        <w:t>邻接矩阵</w:t>
      </w:r>
      <w:r w:rsidR="00AA462A">
        <w:rPr>
          <w:noProof/>
        </w:rPr>
        <w:object w:dxaOrig="240" w:dyaOrig="279" w14:anchorId="437774F7">
          <v:shape id="_x0000_i1301" type="#_x0000_t75" alt="" style="width:12.05pt;height:13.55pt;mso-width-percent:0;mso-height-percent:0;mso-width-percent:0;mso-height-percent:0" o:ole="">
            <v:imagedata r:id="rId566" o:title=""/>
          </v:shape>
          <o:OLEObject Type="Embed" ProgID="Unknown" ShapeID="_x0000_i1301" DrawAspect="Content" ObjectID="_1637853241" r:id="rId567"/>
        </w:object>
      </w:r>
      <w:r w:rsidR="009A5AC6">
        <w:rPr>
          <w:rFonts w:hint="eastAsia"/>
        </w:rPr>
        <w:t>表示。最后，基于社交度</w:t>
      </w:r>
      <w:r w:rsidR="00AA462A">
        <w:rPr>
          <w:noProof/>
        </w:rPr>
        <w:object w:dxaOrig="320" w:dyaOrig="320" w14:anchorId="36F5D556">
          <v:shape id="_x0000_i1302" type="#_x0000_t75" alt="" style="width:16.6pt;height:16.6pt;mso-width-percent:0;mso-height-percent:0;mso-width-percent:0;mso-height-percent:0" o:ole="">
            <v:imagedata r:id="rId568" o:title=""/>
          </v:shape>
          <o:OLEObject Type="Embed" ProgID="Unknown" ShapeID="_x0000_i1302" DrawAspect="Content" ObjectID="_1637853242" r:id="rId569"/>
        </w:object>
      </w:r>
      <w:r w:rsidRPr="009A5AC6">
        <w:rPr>
          <w:rFonts w:hint="eastAsia"/>
        </w:rPr>
        <w:t>和参数</w:t>
      </w:r>
      <w:r w:rsidR="00AA462A">
        <w:rPr>
          <w:noProof/>
        </w:rPr>
        <w:object w:dxaOrig="200" w:dyaOrig="260" w14:anchorId="2F221BB0">
          <v:shape id="_x0000_i1303" type="#_x0000_t75" alt="" style="width:9.8pt;height:12.8pt;mso-width-percent:0;mso-height-percent:0;mso-width-percent:0;mso-height-percent:0" o:ole="">
            <v:imagedata r:id="rId570" o:title=""/>
          </v:shape>
          <o:OLEObject Type="Embed" ProgID="Unknown" ShapeID="_x0000_i1303" DrawAspect="Content" ObjectID="_1637853243" r:id="rId571"/>
        </w:object>
      </w:r>
      <w:r w:rsidR="009A5AC6">
        <w:rPr>
          <w:rFonts w:hint="eastAsia"/>
        </w:rPr>
        <w:t>生成最终的通信网络。当</w:t>
      </w:r>
      <w:r w:rsidR="00AA462A">
        <w:rPr>
          <w:noProof/>
        </w:rPr>
        <w:object w:dxaOrig="240" w:dyaOrig="279" w14:anchorId="48ABBDC7">
          <v:shape id="_x0000_i1304" type="#_x0000_t75" alt="" style="width:12.05pt;height:13.55pt;mso-width-percent:0;mso-height-percent:0;mso-width-percent:0;mso-height-percent:0" o:ole="">
            <v:imagedata r:id="rId566" o:title=""/>
          </v:shape>
          <o:OLEObject Type="Embed" ProgID="Unknown" ShapeID="_x0000_i1304" DrawAspect="Content" ObjectID="_1637853244" r:id="rId572"/>
        </w:object>
      </w:r>
      <w:r w:rsidRPr="009A5AC6">
        <w:rPr>
          <w:rFonts w:hint="eastAsia"/>
        </w:rPr>
        <w:t>中</w:t>
      </w:r>
      <w:r w:rsidR="009A5AC6">
        <w:rPr>
          <w:rFonts w:hint="eastAsia"/>
        </w:rPr>
        <w:t>任</w:t>
      </w:r>
      <w:proofErr w:type="gramStart"/>
      <w:r w:rsidR="009A5AC6">
        <w:t>一</w:t>
      </w:r>
      <w:proofErr w:type="gramEnd"/>
      <w:r w:rsidR="009A5AC6">
        <w:rPr>
          <w:rFonts w:hint="eastAsia"/>
        </w:rPr>
        <w:t>节点</w:t>
      </w:r>
      <w:r w:rsidR="00C06AF6">
        <w:rPr>
          <w:rFonts w:hint="eastAsia"/>
        </w:rPr>
        <w:t>的生成概率满足条件时，判断结束。重复此步骤，</w:t>
      </w:r>
      <w:r w:rsidRPr="009A5AC6">
        <w:rPr>
          <w:rFonts w:hint="eastAsia"/>
        </w:rPr>
        <w:t>遍历</w:t>
      </w:r>
      <w:r w:rsidR="00C06AF6">
        <w:rPr>
          <w:rFonts w:hint="eastAsia"/>
        </w:rPr>
        <w:t>生成通信网络</w:t>
      </w:r>
      <w:r w:rsidRPr="009A5AC6">
        <w:rPr>
          <w:rFonts w:hint="eastAsia"/>
        </w:rPr>
        <w:t>。</w:t>
      </w:r>
      <w:r w:rsidR="001A14A2">
        <w:rPr>
          <w:rFonts w:hint="eastAsia"/>
        </w:rPr>
        <w:t>最后</w:t>
      </w:r>
      <w:r w:rsidR="001A14A2">
        <w:t>生成的通信网络为一个</w:t>
      </w:r>
      <w:r w:rsidR="001A14A2">
        <w:rPr>
          <w:rFonts w:hint="eastAsia"/>
        </w:rPr>
        <w:t>有向</w:t>
      </w:r>
      <w:r w:rsidR="001A14A2">
        <w:t>图</w:t>
      </w:r>
      <w:r w:rsidR="001A14A2">
        <w:rPr>
          <w:rFonts w:hint="eastAsia"/>
        </w:rPr>
        <w:t>，</w:t>
      </w:r>
      <w:r w:rsidR="00AA462A">
        <w:rPr>
          <w:noProof/>
        </w:rPr>
        <w:object w:dxaOrig="400" w:dyaOrig="320" w14:anchorId="37F22862">
          <v:shape id="_x0000_i1305" type="#_x0000_t75" alt="" style="width:20.35pt;height:16.6pt;mso-width-percent:0;mso-height-percent:0;mso-width-percent:0;mso-height-percent:0" o:ole="">
            <v:imagedata r:id="rId573" o:title=""/>
          </v:shape>
          <o:OLEObject Type="Embed" ProgID="Unknown" ShapeID="_x0000_i1305" DrawAspect="Content" ObjectID="_1637853245" r:id="rId574"/>
        </w:object>
      </w:r>
      <w:r w:rsidR="001A14A2">
        <w:rPr>
          <w:rFonts w:hint="eastAsia"/>
        </w:rPr>
        <w:t>即</w:t>
      </w:r>
      <w:r w:rsidR="001A14A2">
        <w:t>表示该有向图的邻接关系矩阵。</w:t>
      </w:r>
      <w:r w:rsidRPr="009A5AC6">
        <w:rPr>
          <w:rFonts w:hint="eastAsia"/>
        </w:rPr>
        <w:t>此处</w:t>
      </w:r>
      <w:r w:rsidR="00AA462A">
        <w:rPr>
          <w:noProof/>
        </w:rPr>
        <w:object w:dxaOrig="160" w:dyaOrig="180" w14:anchorId="71E00C4D">
          <v:shape id="_x0000_i1306" type="#_x0000_t75" alt="" style="width:8.3pt;height:9.05pt;mso-width-percent:0;mso-height-percent:0;mso-width-percent:0;mso-height-percent:0" o:ole="">
            <v:imagedata r:id="rId575" o:title=""/>
          </v:shape>
          <o:OLEObject Type="Embed" ProgID="Unknown" ShapeID="_x0000_i1306" DrawAspect="Content" ObjectID="_1637853246" r:id="rId576"/>
        </w:object>
      </w:r>
      <w:r w:rsidRPr="009A5AC6">
        <w:rPr>
          <w:rFonts w:hint="eastAsia"/>
        </w:rPr>
        <w:t>表示</w:t>
      </w:r>
      <w:proofErr w:type="spellStart"/>
      <w:r w:rsidRPr="009A5AC6">
        <w:t>Hadamard</w:t>
      </w:r>
      <w:proofErr w:type="spellEnd"/>
      <w:r w:rsidR="009A5AC6">
        <w:rPr>
          <w:rFonts w:hint="eastAsia"/>
        </w:rPr>
        <w:t>乘积</w:t>
      </w:r>
      <w:r w:rsidRPr="009A5AC6">
        <w:rPr>
          <w:rFonts w:hint="eastAsia"/>
        </w:rPr>
        <w:t>。</w:t>
      </w:r>
    </w:p>
    <w:p w14:paraId="4B5590F3" w14:textId="2936DD0A" w:rsidR="00D33871" w:rsidRDefault="00230376" w:rsidP="00E6118D">
      <w:pPr>
        <w:ind w:firstLine="480"/>
      </w:pPr>
      <w:r w:rsidRPr="009A5AC6">
        <w:rPr>
          <w:rFonts w:hint="eastAsia"/>
        </w:rPr>
        <w:t>该方法的思想类似于经典的</w:t>
      </w:r>
      <w:r w:rsidRPr="009A5AC6">
        <w:rPr>
          <w:rFonts w:hint="eastAsia"/>
        </w:rPr>
        <w:t>BA</w:t>
      </w:r>
      <w:r w:rsidRPr="009A5AC6">
        <w:rPr>
          <w:rFonts w:hint="eastAsia"/>
        </w:rPr>
        <w:t>无标度网络生成算法。</w:t>
      </w:r>
      <w:r w:rsidRPr="009A5AC6">
        <w:rPr>
          <w:rFonts w:hint="eastAsia"/>
        </w:rPr>
        <w:t>BA</w:t>
      </w:r>
      <w:r w:rsidRPr="009A5AC6">
        <w:rPr>
          <w:rFonts w:hint="eastAsia"/>
        </w:rPr>
        <w:t>算法新的节点连接基于现有网络</w:t>
      </w:r>
      <w:r w:rsidR="00F81EAE">
        <w:rPr>
          <w:rFonts w:hint="eastAsia"/>
        </w:rPr>
        <w:t>节点的连接</w:t>
      </w:r>
      <w:r w:rsidRPr="009A5AC6">
        <w:rPr>
          <w:rFonts w:hint="eastAsia"/>
        </w:rPr>
        <w:t>度。同时，</w:t>
      </w:r>
      <w:r w:rsidRPr="009A5AC6">
        <w:rPr>
          <w:rFonts w:hint="eastAsia"/>
        </w:rPr>
        <w:t>BA</w:t>
      </w:r>
      <w:r w:rsidRPr="009A5AC6">
        <w:rPr>
          <w:rFonts w:hint="eastAsia"/>
        </w:rPr>
        <w:t>算法被</w:t>
      </w:r>
      <w:proofErr w:type="gramStart"/>
      <w:r w:rsidRPr="009A5AC6">
        <w:rPr>
          <w:rFonts w:hint="eastAsia"/>
        </w:rPr>
        <w:t>证明受</w:t>
      </w:r>
      <w:proofErr w:type="gramEnd"/>
      <w:r w:rsidRPr="009A5AC6">
        <w:rPr>
          <w:rFonts w:hint="eastAsia"/>
        </w:rPr>
        <w:t>参数</w:t>
      </w:r>
      <w:r w:rsidR="00AA462A">
        <w:rPr>
          <w:noProof/>
        </w:rPr>
        <w:object w:dxaOrig="200" w:dyaOrig="260" w14:anchorId="576632F6">
          <v:shape id="_x0000_i1307" type="#_x0000_t75" alt="" style="width:9.8pt;height:12.8pt;mso-width-percent:0;mso-height-percent:0;mso-width-percent:0;mso-height-percent:0" o:ole="">
            <v:imagedata r:id="rId570" o:title=""/>
          </v:shape>
          <o:OLEObject Type="Embed" ProgID="Unknown" ShapeID="_x0000_i1307" DrawAspect="Content" ObjectID="_1637853247" r:id="rId577"/>
        </w:object>
      </w:r>
      <w:r w:rsidRPr="009A5AC6">
        <w:rPr>
          <w:rFonts w:hint="eastAsia"/>
        </w:rPr>
        <w:t>的限制，这意味着它仅适合</w:t>
      </w:r>
      <w:r w:rsidR="00AA462A">
        <w:rPr>
          <w:noProof/>
        </w:rPr>
        <w:object w:dxaOrig="900" w:dyaOrig="320" w14:anchorId="3A568CD7">
          <v:shape id="_x0000_i1308" type="#_x0000_t75" alt="" style="width:44.1pt;height:16.6pt;mso-width-percent:0;mso-height-percent:0;mso-width-percent:0;mso-height-percent:0" o:ole="">
            <v:imagedata r:id="rId578" o:title=""/>
          </v:shape>
          <o:OLEObject Type="Embed" ProgID="Unknown" ShapeID="_x0000_i1308" DrawAspect="Content" ObjectID="_1637853248" r:id="rId579"/>
        </w:object>
      </w:r>
      <w:r w:rsidRPr="009A5AC6">
        <w:rPr>
          <w:rFonts w:hint="eastAsia"/>
        </w:rPr>
        <w:t>的网络。但是，此处</w:t>
      </w:r>
      <w:r w:rsidR="00B37AEC">
        <w:rPr>
          <w:rFonts w:hint="eastAsia"/>
        </w:rPr>
        <w:t>新节点</w:t>
      </w:r>
      <w:r w:rsidR="00E61C0A">
        <w:rPr>
          <w:rFonts w:hint="eastAsia"/>
        </w:rPr>
        <w:t>的连接是基于社交网络层的连接</w:t>
      </w:r>
      <w:r w:rsidRPr="009A5AC6">
        <w:rPr>
          <w:rFonts w:hint="eastAsia"/>
        </w:rPr>
        <w:t>度，而不是基于</w:t>
      </w:r>
      <w:r w:rsidR="00E61C0A">
        <w:rPr>
          <w:rFonts w:hint="eastAsia"/>
        </w:rPr>
        <w:t>每一轮</w:t>
      </w:r>
      <w:r w:rsidR="00E61C0A">
        <w:t>循环</w:t>
      </w:r>
      <w:r w:rsidRPr="009A5AC6">
        <w:rPr>
          <w:rFonts w:hint="eastAsia"/>
        </w:rPr>
        <w:t>生成的通信网络的</w:t>
      </w:r>
      <w:r w:rsidR="00E61C0A">
        <w:rPr>
          <w:rFonts w:hint="eastAsia"/>
        </w:rPr>
        <w:t>连接度</w:t>
      </w:r>
      <w:r w:rsidRPr="009A5AC6">
        <w:rPr>
          <w:rFonts w:hint="eastAsia"/>
        </w:rPr>
        <w:t>。每个新</w:t>
      </w:r>
      <w:r w:rsidR="00E61C0A">
        <w:rPr>
          <w:rFonts w:hint="eastAsia"/>
        </w:rPr>
        <w:t>节点作为</w:t>
      </w:r>
      <w:r w:rsidR="00E61C0A">
        <w:t>源节点加入</w:t>
      </w:r>
      <w:r w:rsidR="00E61C0A">
        <w:rPr>
          <w:rFonts w:hint="eastAsia"/>
        </w:rPr>
        <w:t>通信网络</w:t>
      </w:r>
      <w:r w:rsidR="00E61C0A">
        <w:t>时，</w:t>
      </w:r>
      <w:r w:rsidRPr="009A5AC6">
        <w:rPr>
          <w:rFonts w:hint="eastAsia"/>
        </w:rPr>
        <w:t>可能已被选择为另一个节点的</w:t>
      </w:r>
      <w:r w:rsidR="00E61C0A">
        <w:rPr>
          <w:rFonts w:hint="eastAsia"/>
        </w:rPr>
        <w:t>目的节</w:t>
      </w:r>
      <w:r w:rsidR="001A14A2">
        <w:rPr>
          <w:rFonts w:hint="eastAsia"/>
        </w:rPr>
        <w:t>点</w:t>
      </w:r>
      <w:r w:rsidRPr="009A5AC6">
        <w:rPr>
          <w:rFonts w:hint="eastAsia"/>
        </w:rPr>
        <w:t>。</w:t>
      </w:r>
      <w:r w:rsidR="00E61C0A">
        <w:rPr>
          <w:rFonts w:hint="eastAsia"/>
        </w:rPr>
        <w:t>需要</w:t>
      </w:r>
      <w:r w:rsidRPr="009A5AC6">
        <w:rPr>
          <w:rFonts w:hint="eastAsia"/>
        </w:rPr>
        <w:t>注意这些差异。</w:t>
      </w:r>
    </w:p>
    <w:p w14:paraId="4CA99324" w14:textId="3E284504" w:rsidR="00DB7AA6" w:rsidRDefault="00D145B6" w:rsidP="00DB7AA6">
      <w:pPr>
        <w:pStyle w:val="2"/>
      </w:pPr>
      <w:bookmarkStart w:id="27" w:name="_Toc12468640"/>
      <w:r>
        <w:rPr>
          <w:rFonts w:hint="eastAsia"/>
        </w:rPr>
        <w:t>2.</w:t>
      </w:r>
      <w:r w:rsidR="005B65C7">
        <w:t>4</w:t>
      </w:r>
      <w:r w:rsidR="00AD6047">
        <w:rPr>
          <w:rFonts w:hint="eastAsia"/>
        </w:rPr>
        <w:t xml:space="preserve"> </w:t>
      </w:r>
      <w:r w:rsidR="00AD6047">
        <w:rPr>
          <w:rFonts w:hint="eastAsia"/>
        </w:rPr>
        <w:t>仿真结果和分析</w:t>
      </w:r>
      <w:bookmarkEnd w:id="27"/>
    </w:p>
    <w:p w14:paraId="29EC70F6" w14:textId="46D17F6A" w:rsidR="00D33871" w:rsidRPr="00D33871" w:rsidRDefault="00D33871" w:rsidP="001679FD">
      <w:pPr>
        <w:spacing w:line="240" w:lineRule="auto"/>
        <w:ind w:firstLine="480"/>
      </w:pPr>
      <w:r>
        <w:rPr>
          <w:rFonts w:hint="eastAsia"/>
        </w:rPr>
        <w:t>我们根据</w:t>
      </w:r>
      <w:r>
        <w:rPr>
          <w:rFonts w:hint="eastAsia"/>
        </w:rPr>
        <w:t>2.3</w:t>
      </w:r>
      <w:r>
        <w:rPr>
          <w:rFonts w:hint="eastAsia"/>
        </w:rPr>
        <w:t>中</w:t>
      </w:r>
      <w:r>
        <w:t>的算法</w:t>
      </w:r>
      <w:r>
        <w:rPr>
          <w:rFonts w:hint="eastAsia"/>
        </w:rPr>
        <w:t>进行相应的仿真。以节点</w:t>
      </w:r>
      <w:r>
        <w:t>数</w:t>
      </w:r>
      <w:r w:rsidR="00AA462A">
        <w:rPr>
          <w:noProof/>
        </w:rPr>
        <w:object w:dxaOrig="200" w:dyaOrig="220" w14:anchorId="19ED1BEB">
          <v:shape id="_x0000_i1309" type="#_x0000_t75" alt="" style="width:9.8pt;height:11.3pt;mso-width-percent:0;mso-height-percent:0;mso-width-percent:0;mso-height-percent:0" o:ole="">
            <v:imagedata r:id="rId580" o:title=""/>
          </v:shape>
          <o:OLEObject Type="Embed" ProgID="Unknown" ShapeID="_x0000_i1309" DrawAspect="Content" ObjectID="_1637853249" r:id="rId581"/>
        </w:object>
      </w:r>
      <w:r>
        <w:rPr>
          <w:rFonts w:hint="eastAsia"/>
        </w:rPr>
        <w:t>为</w:t>
      </w:r>
      <w:r>
        <w:t>自变量，</w:t>
      </w:r>
      <w:r>
        <w:rPr>
          <w:rFonts w:hint="eastAsia"/>
        </w:rPr>
        <w:t>改变</w:t>
      </w:r>
      <w:r w:rsidRPr="00230376">
        <w:rPr>
          <w:rFonts w:hint="eastAsia"/>
        </w:rPr>
        <w:t>参数</w:t>
      </w:r>
      <w:r w:rsidR="00AA462A">
        <w:rPr>
          <w:noProof/>
        </w:rPr>
        <w:object w:dxaOrig="700" w:dyaOrig="320" w14:anchorId="5147E78C">
          <v:shape id="_x0000_i1310" type="#_x0000_t75" alt="" style="width:34.7pt;height:16.6pt;mso-width-percent:0;mso-height-percent:0;mso-width-percent:0;mso-height-percent:0" o:ole="">
            <v:imagedata r:id="rId582" o:title=""/>
          </v:shape>
          <o:OLEObject Type="Embed" ProgID="Unknown" ShapeID="_x0000_i1310" DrawAspect="Content" ObjectID="_1637853250" r:id="rId583"/>
        </w:object>
      </w:r>
      <w:r w:rsidRPr="00230376">
        <w:rPr>
          <w:rFonts w:hint="eastAsia"/>
        </w:rPr>
        <w:t>范围</w:t>
      </w:r>
      <w:r>
        <w:rPr>
          <w:rFonts w:hint="eastAsia"/>
        </w:rPr>
        <w:t>，</w:t>
      </w:r>
      <w:r w:rsidR="001679FD">
        <w:rPr>
          <w:rFonts w:hint="eastAsia"/>
        </w:rPr>
        <w:t>分别</w:t>
      </w:r>
      <w:r>
        <w:t>得到不同参数下的</w:t>
      </w:r>
      <w:r w:rsidR="001679FD">
        <w:rPr>
          <w:rFonts w:hint="eastAsia"/>
        </w:rPr>
        <w:t>无标度</w:t>
      </w:r>
      <w:r>
        <w:rPr>
          <w:rFonts w:hint="eastAsia"/>
        </w:rPr>
        <w:t>网络</w:t>
      </w:r>
      <w:r w:rsidR="001679FD">
        <w:rPr>
          <w:rFonts w:hint="eastAsia"/>
        </w:rPr>
        <w:t>中</w:t>
      </w:r>
      <w:r w:rsidR="001679FD">
        <w:t>两种类型节点</w:t>
      </w:r>
      <w:r w:rsidR="001679FD">
        <w:rPr>
          <w:rFonts w:hint="eastAsia"/>
        </w:rPr>
        <w:t>的</w:t>
      </w:r>
      <w:proofErr w:type="gramStart"/>
      <w:r>
        <w:t>平均跳数</w:t>
      </w:r>
      <w:proofErr w:type="gramEnd"/>
      <w:r w:rsidR="00AA462A">
        <w:rPr>
          <w:noProof/>
        </w:rPr>
        <w:object w:dxaOrig="1440" w:dyaOrig="400" w14:anchorId="3D6615A5">
          <v:shape id="_x0000_i1311" type="#_x0000_t75" alt="" style="width:1in;height:20.35pt;mso-width-percent:0;mso-height-percent:0;mso-width-percent:0;mso-height-percent:0" o:ole="">
            <v:imagedata r:id="rId584" o:title=""/>
          </v:shape>
          <o:OLEObject Type="Embed" ProgID="Unknown" ShapeID="_x0000_i1311" DrawAspect="Content" ObjectID="_1637853251" r:id="rId585"/>
        </w:object>
      </w:r>
      <w:r w:rsidRPr="00230376">
        <w:rPr>
          <w:rFonts w:hint="eastAsia"/>
        </w:rPr>
        <w:t>和</w:t>
      </w:r>
      <w:r>
        <w:rPr>
          <w:rFonts w:hint="eastAsia"/>
        </w:rPr>
        <w:t>网络</w:t>
      </w:r>
      <w:r>
        <w:t>吞吐量</w:t>
      </w:r>
      <w:r w:rsidR="00AA462A">
        <w:rPr>
          <w:noProof/>
        </w:rPr>
        <w:object w:dxaOrig="560" w:dyaOrig="360" w14:anchorId="38185C61">
          <v:shape id="_x0000_i1312" type="#_x0000_t75" alt="" style="width:27.9pt;height:18.1pt;mso-width-percent:0;mso-height-percent:0;mso-width-percent:0;mso-height-percent:0" o:ole="">
            <v:imagedata r:id="rId586" o:title=""/>
          </v:shape>
          <o:OLEObject Type="Embed" ProgID="Unknown" ShapeID="_x0000_i1312" DrawAspect="Content" ObjectID="_1637853252" r:id="rId587"/>
        </w:object>
      </w:r>
      <w:r>
        <w:t>。</w:t>
      </w:r>
    </w:p>
    <w:p w14:paraId="66404FD2" w14:textId="14F37A18" w:rsidR="001679FD" w:rsidRDefault="00AA462A" w:rsidP="001679FD">
      <w:pPr>
        <w:spacing w:line="240" w:lineRule="auto"/>
        <w:ind w:firstLine="480"/>
      </w:pPr>
      <w:r>
        <w:rPr>
          <w:noProof/>
        </w:rPr>
        <w:object w:dxaOrig="260" w:dyaOrig="360" w14:anchorId="3AD2075C">
          <v:shape id="_x0000_i1313" type="#_x0000_t75" alt="" style="width:12.8pt;height:18.1pt;mso-width-percent:0;mso-height-percent:0;mso-width-percent:0;mso-height-percent:0" o:ole="">
            <v:imagedata r:id="rId588" o:title=""/>
          </v:shape>
          <o:OLEObject Type="Embed" ProgID="Unknown" ShapeID="_x0000_i1313" DrawAspect="Content" ObjectID="_1637853253" r:id="rId589"/>
        </w:object>
      </w:r>
      <w:r w:rsidR="00230376" w:rsidRPr="00230376">
        <w:rPr>
          <w:rFonts w:hint="eastAsia"/>
        </w:rPr>
        <w:t>是将节点分为两部分的阈值，</w:t>
      </w:r>
      <w:r w:rsidR="0032693C">
        <w:rPr>
          <w:rFonts w:hint="eastAsia"/>
        </w:rPr>
        <w:t>根据</w:t>
      </w:r>
      <w:r w:rsidR="0032693C" w:rsidRPr="0032693C">
        <w:rPr>
          <w:highlight w:val="yellow"/>
        </w:rPr>
        <w:t>[</w:t>
      </w:r>
      <w:r w:rsidR="0032693C" w:rsidRPr="0032693C">
        <w:rPr>
          <w:rFonts w:hint="eastAsia"/>
          <w:highlight w:val="yellow"/>
        </w:rPr>
        <w:t>自己</w:t>
      </w:r>
      <w:r w:rsidR="0032693C" w:rsidRPr="0032693C">
        <w:rPr>
          <w:highlight w:val="yellow"/>
        </w:rPr>
        <w:t>]</w:t>
      </w:r>
      <w:r w:rsidR="0032693C">
        <w:rPr>
          <w:rFonts w:hint="eastAsia"/>
        </w:rPr>
        <w:t>，</w:t>
      </w:r>
      <w:r>
        <w:rPr>
          <w:noProof/>
        </w:rPr>
        <w:object w:dxaOrig="260" w:dyaOrig="360" w14:anchorId="43EFF1F7">
          <v:shape id="_x0000_i1314" type="#_x0000_t75" alt="" style="width:12.8pt;height:18.1pt;mso-width-percent:0;mso-height-percent:0;mso-width-percent:0;mso-height-percent:0" o:ole="">
            <v:imagedata r:id="rId588" o:title=""/>
          </v:shape>
          <o:OLEObject Type="Embed" ProgID="Unknown" ShapeID="_x0000_i1314" DrawAspect="Content" ObjectID="_1637853254" r:id="rId590"/>
        </w:object>
      </w:r>
      <w:r w:rsidR="0032693C">
        <w:rPr>
          <w:rFonts w:hint="eastAsia"/>
        </w:rPr>
        <w:t>的取值</w:t>
      </w:r>
      <w:r w:rsidR="0032693C">
        <w:t>为</w:t>
      </w:r>
      <w:r w:rsidR="00230376" w:rsidRPr="00230376">
        <w:rPr>
          <w:rFonts w:hint="eastAsia"/>
        </w:rPr>
        <w:t>所有节点</w:t>
      </w:r>
      <w:r w:rsidR="0032693C">
        <w:rPr>
          <w:rFonts w:hint="eastAsia"/>
        </w:rPr>
        <w:t>中</w:t>
      </w:r>
      <w:r w:rsidR="00230376" w:rsidRPr="00230376">
        <w:rPr>
          <w:rFonts w:hint="eastAsia"/>
        </w:rPr>
        <w:t>最大</w:t>
      </w:r>
      <w:r w:rsidR="0032693C">
        <w:rPr>
          <w:rFonts w:hint="eastAsia"/>
        </w:rPr>
        <w:t>社交度</w:t>
      </w:r>
      <w:r w:rsidR="00230376" w:rsidRPr="00230376">
        <w:rPr>
          <w:rFonts w:hint="eastAsia"/>
        </w:rPr>
        <w:t>的</w:t>
      </w:r>
      <w:r w:rsidR="0032693C">
        <w:t>66.7%</w:t>
      </w:r>
      <w:r w:rsidR="0032693C">
        <w:rPr>
          <w:rFonts w:hint="eastAsia"/>
        </w:rPr>
        <w:t>，</w:t>
      </w:r>
      <w:r w:rsidR="0032693C">
        <w:t>即</w:t>
      </w:r>
      <w:r>
        <w:rPr>
          <w:noProof/>
        </w:rPr>
        <w:object w:dxaOrig="2820" w:dyaOrig="440" w14:anchorId="42DA28A4">
          <v:shape id="_x0000_i1315" type="#_x0000_t75" alt="" style="width:141pt;height:21.85pt;mso-width-percent:0;mso-height-percent:0;mso-width-percent:0;mso-height-percent:0" o:ole="">
            <v:imagedata r:id="rId591" o:title=""/>
          </v:shape>
          <o:OLEObject Type="Embed" ProgID="Unknown" ShapeID="_x0000_i1315" DrawAspect="Content" ObjectID="_1637853255" r:id="rId592"/>
        </w:object>
      </w:r>
      <w:r w:rsidR="00230376" w:rsidRPr="00230376">
        <w:rPr>
          <w:rFonts w:hint="eastAsia"/>
        </w:rPr>
        <w:t>。</w:t>
      </w:r>
    </w:p>
    <w:p w14:paraId="74B6E124" w14:textId="25F2E1D7" w:rsidR="00C64C50" w:rsidRDefault="00940CA4" w:rsidP="006D2475">
      <w:pPr>
        <w:ind w:firstLine="480"/>
        <w:rPr>
          <w:noProof/>
        </w:rPr>
      </w:pPr>
      <w:r w:rsidRPr="006D2475">
        <w:rPr>
          <w:rFonts w:hint="eastAsia"/>
          <w:highlight w:val="yellow"/>
        </w:rPr>
        <w:t>图</w:t>
      </w:r>
      <w:r w:rsidRPr="006D2475">
        <w:rPr>
          <w:rFonts w:hint="eastAsia"/>
          <w:highlight w:val="yellow"/>
        </w:rPr>
        <w:t>5</w:t>
      </w:r>
      <w:r w:rsidR="006D2475">
        <w:rPr>
          <w:rFonts w:hint="eastAsia"/>
        </w:rPr>
        <w:t>表示在</w:t>
      </w:r>
      <w:r>
        <w:rPr>
          <w:rFonts w:hint="eastAsia"/>
        </w:rPr>
        <w:t>节点数</w:t>
      </w:r>
      <w:r>
        <w:object w:dxaOrig="780" w:dyaOrig="279" w14:anchorId="63F3B8CF">
          <v:shape id="_x0000_i1316" type="#_x0000_t75" style="width:38.85pt;height:14.3pt" o:ole="">
            <v:imagedata r:id="rId593" o:title=""/>
          </v:shape>
          <o:OLEObject Type="Embed" ProgID="Unknown" ShapeID="_x0000_i1316" DrawAspect="Content" ObjectID="_1637853256" r:id="rId594"/>
        </w:object>
      </w:r>
      <w:r>
        <w:rPr>
          <w:rFonts w:hint="eastAsia"/>
        </w:rPr>
        <w:t>，</w:t>
      </w:r>
      <w:r w:rsidRPr="00CE5BA9">
        <w:rPr>
          <w:rFonts w:hint="eastAsia"/>
          <w:color w:val="000000" w:themeColor="text1"/>
        </w:rPr>
        <w:t>网络参数</w:t>
      </w:r>
      <w:r w:rsidR="006D2475">
        <w:rPr>
          <w:rFonts w:hint="eastAsia"/>
          <w:color w:val="000000" w:themeColor="text1"/>
        </w:rPr>
        <w:t>为</w:t>
      </w:r>
      <w:r>
        <w:object w:dxaOrig="2060" w:dyaOrig="320" w14:anchorId="1805DA97">
          <v:shape id="_x0000_i1317" type="#_x0000_t75" style="width:102.9pt;height:15.85pt" o:ole="">
            <v:imagedata r:id="rId595" o:title=""/>
          </v:shape>
          <o:OLEObject Type="Embed" ProgID="Unknown" ShapeID="_x0000_i1317" DrawAspect="Content" ObjectID="_1637853257" r:id="rId596"/>
        </w:object>
      </w:r>
      <w:r w:rsidR="006D2475">
        <w:rPr>
          <w:rFonts w:hint="eastAsia"/>
        </w:rPr>
        <w:t>的</w:t>
      </w:r>
      <w:r>
        <w:rPr>
          <w:rFonts w:hint="eastAsia"/>
        </w:rPr>
        <w:t>一次仿真实验中</w:t>
      </w:r>
      <w:r w:rsidR="006D2475">
        <w:rPr>
          <w:rFonts w:hint="eastAsia"/>
        </w:rPr>
        <w:t>，</w:t>
      </w:r>
      <w:proofErr w:type="gramStart"/>
      <w:r>
        <w:rPr>
          <w:rFonts w:hint="eastAsia"/>
        </w:rPr>
        <w:t>不</w:t>
      </w:r>
      <w:proofErr w:type="gramEnd"/>
      <w:r>
        <w:rPr>
          <w:rFonts w:hint="eastAsia"/>
        </w:rPr>
        <w:t>同源节点的社交群组。</w:t>
      </w:r>
      <w:r w:rsidRPr="00CE5BA9">
        <w:rPr>
          <w:rFonts w:hint="eastAsia"/>
          <w:color w:val="000000" w:themeColor="text1"/>
        </w:rPr>
        <w:t>节点随机分布在单位三维空间中。源节点</w:t>
      </w:r>
      <w:r>
        <w:rPr>
          <w:rFonts w:hint="eastAsia"/>
          <w:color w:val="000000" w:themeColor="text1"/>
        </w:rPr>
        <w:t>以</w:t>
      </w:r>
      <w:r w:rsidR="006D2475">
        <w:rPr>
          <w:rFonts w:hint="eastAsia"/>
          <w:color w:val="000000" w:themeColor="text1"/>
        </w:rPr>
        <w:t>与其</w:t>
      </w:r>
      <w:r w:rsidRPr="00CE5BA9">
        <w:rPr>
          <w:rFonts w:hint="eastAsia"/>
          <w:color w:val="000000" w:themeColor="text1"/>
        </w:rPr>
        <w:t>距离</w:t>
      </w:r>
      <w:r w:rsidR="006D2475">
        <w:rPr>
          <w:rFonts w:hint="eastAsia"/>
          <w:color w:val="000000" w:themeColor="text1"/>
        </w:rPr>
        <w:t>负</w:t>
      </w:r>
      <w:r>
        <w:object w:dxaOrig="240" w:dyaOrig="220" w14:anchorId="339F90F9">
          <v:shape id="_x0000_i1318" type="#_x0000_t75" style="width:12.05pt;height:11.3pt" o:ole="">
            <v:imagedata r:id="rId597" o:title=""/>
          </v:shape>
          <o:OLEObject Type="Embed" ProgID="Unknown" ShapeID="_x0000_i1318" DrawAspect="Content" ObjectID="_1637853258" r:id="rId598"/>
        </w:object>
      </w:r>
      <w:r>
        <w:rPr>
          <w:rFonts w:hint="eastAsia"/>
          <w:color w:val="000000" w:themeColor="text1"/>
        </w:rPr>
        <w:t>次</w:t>
      </w:r>
      <w:proofErr w:type="gramStart"/>
      <w:r w:rsidRPr="00CE5BA9">
        <w:rPr>
          <w:rFonts w:hint="eastAsia"/>
          <w:color w:val="000000" w:themeColor="text1"/>
        </w:rPr>
        <w:t>幂</w:t>
      </w:r>
      <w:proofErr w:type="gramEnd"/>
      <w:r>
        <w:rPr>
          <w:rFonts w:hint="eastAsia"/>
          <w:color w:val="000000" w:themeColor="text1"/>
        </w:rPr>
        <w:t>的概率</w:t>
      </w:r>
      <w:r w:rsidRPr="00CE5BA9">
        <w:rPr>
          <w:rFonts w:hint="eastAsia"/>
          <w:color w:val="000000" w:themeColor="text1"/>
        </w:rPr>
        <w:t>随机选择其社交组成员。</w:t>
      </w:r>
      <w:r w:rsidR="006D2475">
        <w:rPr>
          <w:rFonts w:hint="eastAsia"/>
          <w:color w:val="000000" w:themeColor="text1"/>
        </w:rPr>
        <w:t>此时分类阈值</w:t>
      </w:r>
      <w:r w:rsidR="006D2475">
        <w:object w:dxaOrig="1040" w:dyaOrig="360" w14:anchorId="4F46F051">
          <v:shape id="_x0000_i1319" type="#_x0000_t75" style="width:51.65pt;height:18.1pt" o:ole="">
            <v:imagedata r:id="rId599" o:title=""/>
          </v:shape>
          <o:OLEObject Type="Embed" ProgID="Unknown" ShapeID="_x0000_i1319" DrawAspect="Content" ObjectID="_1637853259" r:id="rId600"/>
        </w:object>
      </w:r>
      <w:r w:rsidR="006D2475">
        <w:rPr>
          <w:rFonts w:hint="eastAsia"/>
        </w:rPr>
        <w:t>。</w:t>
      </w:r>
      <w:r>
        <w:rPr>
          <w:rFonts w:hint="eastAsia"/>
          <w:color w:val="000000" w:themeColor="text1"/>
        </w:rPr>
        <w:t>图</w:t>
      </w:r>
      <w:r>
        <w:rPr>
          <w:color w:val="000000" w:themeColor="text1"/>
        </w:rPr>
        <w:t>(a)</w:t>
      </w:r>
      <w:r>
        <w:rPr>
          <w:rFonts w:hint="eastAsia"/>
          <w:color w:val="000000" w:themeColor="text1"/>
        </w:rPr>
        <w:t>中的源节点为一个</w:t>
      </w:r>
      <w:r w:rsidR="0099159D">
        <w:rPr>
          <w:rFonts w:hint="eastAsia"/>
          <w:color w:val="000000" w:themeColor="text1"/>
        </w:rPr>
        <w:t>无标度</w:t>
      </w:r>
      <w:r>
        <w:rPr>
          <w:rFonts w:hint="eastAsia"/>
          <w:color w:val="000000" w:themeColor="text1"/>
        </w:rPr>
        <w:t>节点，其社交组成员数</w:t>
      </w:r>
      <w:r w:rsidR="006D2475">
        <w:rPr>
          <w:noProof/>
        </w:rPr>
        <w:object w:dxaOrig="1380" w:dyaOrig="360" w14:anchorId="5E97FE98">
          <v:shape id="_x0000_i1320" type="#_x0000_t75" alt="" style="width:69.75pt;height:18.1pt" o:ole="">
            <v:imagedata r:id="rId601" o:title=""/>
          </v:shape>
          <o:OLEObject Type="Embed" ProgID="Unknown" ShapeID="_x0000_i1320" DrawAspect="Content" ObjectID="_1637853260" r:id="rId602"/>
        </w:object>
      </w:r>
      <w:r>
        <w:rPr>
          <w:rFonts w:hint="eastAsia"/>
          <w:noProof/>
        </w:rPr>
        <w:t>。</w:t>
      </w:r>
      <w:r>
        <w:rPr>
          <w:rFonts w:hint="eastAsia"/>
          <w:color w:val="000000" w:themeColor="text1"/>
        </w:rPr>
        <w:t>图</w:t>
      </w:r>
      <w:r>
        <w:rPr>
          <w:color w:val="000000" w:themeColor="text1"/>
        </w:rPr>
        <w:t>(</w:t>
      </w:r>
      <w:r>
        <w:rPr>
          <w:rFonts w:hint="eastAsia"/>
          <w:color w:val="000000" w:themeColor="text1"/>
        </w:rPr>
        <w:t>b</w:t>
      </w:r>
      <w:r>
        <w:rPr>
          <w:color w:val="000000" w:themeColor="text1"/>
        </w:rPr>
        <w:t>)</w:t>
      </w:r>
      <w:r>
        <w:rPr>
          <w:rFonts w:hint="eastAsia"/>
          <w:color w:val="000000" w:themeColor="text1"/>
        </w:rPr>
        <w:t>中的源节点为一个普通节点，其社交组成员数</w:t>
      </w:r>
      <w:r w:rsidR="006D2475">
        <w:rPr>
          <w:noProof/>
        </w:rPr>
        <w:object w:dxaOrig="1260" w:dyaOrig="360" w14:anchorId="6A5B3D71">
          <v:shape id="_x0000_i1321" type="#_x0000_t75" alt="" style="width:63.7pt;height:18.1pt" o:ole="">
            <v:imagedata r:id="rId603" o:title=""/>
          </v:shape>
          <o:OLEObject Type="Embed" ProgID="Unknown" ShapeID="_x0000_i1321" DrawAspect="Content" ObjectID="_1637853261" r:id="rId604"/>
        </w:object>
      </w:r>
      <w:r>
        <w:rPr>
          <w:rFonts w:hint="eastAsia"/>
          <w:noProof/>
        </w:rPr>
        <w:t>。</w:t>
      </w:r>
    </w:p>
    <w:p w14:paraId="0D8020D1" w14:textId="65E82C8C" w:rsidR="00C64C50" w:rsidRPr="00E6118D" w:rsidRDefault="006D2475" w:rsidP="00722829">
      <w:pPr>
        <w:spacing w:line="240" w:lineRule="auto"/>
        <w:ind w:firstLineChars="0" w:firstLine="0"/>
        <w:jc w:val="center"/>
      </w:pPr>
      <w:r>
        <w:rPr>
          <w:rFonts w:hint="eastAsia"/>
          <w:noProof/>
        </w:rPr>
        <w:drawing>
          <wp:inline distT="0" distB="0" distL="0" distR="0" wp14:anchorId="1701D7AB" wp14:editId="2DD2744E">
            <wp:extent cx="5274310" cy="2705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gleNode.jpg"/>
                    <pic:cNvPicPr/>
                  </pic:nvPicPr>
                  <pic:blipFill>
                    <a:blip r:embed="rId605" cstate="print">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14:paraId="31BB8316" w14:textId="3953ED4B" w:rsidR="00940CA4" w:rsidRPr="00E6118D" w:rsidRDefault="00940CA4" w:rsidP="00940CA4">
      <w:pPr>
        <w:spacing w:line="240" w:lineRule="auto"/>
        <w:ind w:firstLine="480"/>
      </w:pPr>
      <w:r w:rsidRPr="005E2545">
        <w:rPr>
          <w:rFonts w:hint="eastAsia"/>
          <w:highlight w:val="green"/>
        </w:rPr>
        <w:t>图</w:t>
      </w:r>
      <w:r w:rsidRPr="005E2545">
        <w:rPr>
          <w:highlight w:val="green"/>
        </w:rPr>
        <w:t>6</w:t>
      </w:r>
      <w:r>
        <w:rPr>
          <w:rFonts w:hint="eastAsia"/>
        </w:rPr>
        <w:t>分别表示</w:t>
      </w:r>
      <w:r w:rsidR="005E2545">
        <w:rPr>
          <w:rFonts w:hint="eastAsia"/>
        </w:rPr>
        <w:t>同一次</w:t>
      </w:r>
      <w:r w:rsidR="005E2545">
        <w:t>实验中</w:t>
      </w:r>
      <w:r w:rsidR="005E2545">
        <w:rPr>
          <w:rFonts w:hint="eastAsia"/>
        </w:rPr>
        <w:t>整个网络的</w:t>
      </w:r>
      <w:r>
        <w:rPr>
          <w:rFonts w:hint="eastAsia"/>
        </w:rPr>
        <w:t>社交关系</w:t>
      </w:r>
      <w:r>
        <w:rPr>
          <w:rFonts w:hint="eastAsia"/>
        </w:rPr>
        <w:t>(</w:t>
      </w:r>
      <w:r>
        <w:t>a</w:t>
      </w:r>
      <w:r>
        <w:rPr>
          <w:rFonts w:hint="eastAsia"/>
        </w:rPr>
        <w:t>)</w:t>
      </w:r>
      <w:r w:rsidR="005E2545">
        <w:rPr>
          <w:rFonts w:hint="eastAsia"/>
        </w:rPr>
        <w:t>、</w:t>
      </w:r>
      <w:r>
        <w:rPr>
          <w:rFonts w:hint="eastAsia"/>
        </w:rPr>
        <w:t>活跃节点关系</w:t>
      </w:r>
      <w:r>
        <w:rPr>
          <w:rFonts w:hint="eastAsia"/>
        </w:rPr>
        <w:t>(</w:t>
      </w:r>
      <w:r>
        <w:t>b</w:t>
      </w:r>
      <w:r>
        <w:rPr>
          <w:rFonts w:hint="eastAsia"/>
        </w:rPr>
        <w:t>)</w:t>
      </w:r>
      <w:r>
        <w:rPr>
          <w:rFonts w:hint="eastAsia"/>
        </w:rPr>
        <w:t>和最终的通信网络</w:t>
      </w:r>
      <w:r>
        <w:rPr>
          <w:rFonts w:hint="eastAsia"/>
        </w:rPr>
        <w:t>(</w:t>
      </w:r>
      <w:r>
        <w:t>c</w:t>
      </w:r>
      <w:r>
        <w:rPr>
          <w:rFonts w:hint="eastAsia"/>
        </w:rPr>
        <w:t>)</w:t>
      </w:r>
      <w:r>
        <w:rPr>
          <w:rFonts w:hint="eastAsia"/>
        </w:rPr>
        <w:t>。</w:t>
      </w:r>
      <w:r w:rsidR="009C3892">
        <w:rPr>
          <w:rFonts w:hint="eastAsia"/>
        </w:rPr>
        <w:t>这些图</w:t>
      </w:r>
      <w:r w:rsidR="009C3892">
        <w:t>均为有向图。</w:t>
      </w:r>
      <w:r>
        <w:rPr>
          <w:rFonts w:hint="eastAsia"/>
        </w:rPr>
        <w:t>可以看出从最开始基于位置的社交关系网，到最终形成的通信网的演变关系。经过了两次基于</w:t>
      </w:r>
      <w:proofErr w:type="gramStart"/>
      <w:r>
        <w:rPr>
          <w:rFonts w:hint="eastAsia"/>
        </w:rPr>
        <w:t>幂</w:t>
      </w:r>
      <w:proofErr w:type="gramEnd"/>
      <w:r>
        <w:rPr>
          <w:rFonts w:hint="eastAsia"/>
        </w:rPr>
        <w:t>率概率的节点选择之后，得到的通信网络远比节点间无标度社交网络稀疏。这里分析的即为最终通信网络的</w:t>
      </w:r>
      <w:proofErr w:type="gramStart"/>
      <w:r>
        <w:rPr>
          <w:rFonts w:hint="eastAsia"/>
        </w:rPr>
        <w:t>平均跳数和</w:t>
      </w:r>
      <w:proofErr w:type="gramEnd"/>
      <w:r>
        <w:rPr>
          <w:rFonts w:hint="eastAsia"/>
        </w:rPr>
        <w:t>网络容量。</w:t>
      </w:r>
    </w:p>
    <w:p w14:paraId="5B9F9820" w14:textId="769C6B61" w:rsidR="00940CA4" w:rsidRDefault="00722829" w:rsidP="00722829">
      <w:pPr>
        <w:spacing w:line="240" w:lineRule="auto"/>
        <w:ind w:firstLineChars="0" w:firstLine="0"/>
        <w:jc w:val="center"/>
        <w:rPr>
          <w:noProof/>
        </w:rPr>
      </w:pPr>
      <w:r>
        <w:rPr>
          <w:rFonts w:hint="eastAsia"/>
          <w:noProof/>
        </w:rPr>
        <w:drawing>
          <wp:inline distT="0" distB="0" distL="0" distR="0" wp14:anchorId="69D0685D" wp14:editId="7CE9092F">
            <wp:extent cx="5255812" cy="170518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work_Evo.jpg"/>
                    <pic:cNvPicPr/>
                  </pic:nvPicPr>
                  <pic:blipFill rotWithShape="1">
                    <a:blip r:embed="rId606" cstate="print">
                      <a:extLst>
                        <a:ext uri="{28A0092B-C50C-407E-A947-70E740481C1C}">
                          <a14:useLocalDpi xmlns:a14="http://schemas.microsoft.com/office/drawing/2010/main" val="0"/>
                        </a:ext>
                      </a:extLst>
                    </a:blip>
                    <a:srcRect l="7539" r="5626"/>
                    <a:stretch/>
                  </pic:blipFill>
                  <pic:spPr bwMode="auto">
                    <a:xfrm>
                      <a:off x="0" y="0"/>
                      <a:ext cx="5272822" cy="1710704"/>
                    </a:xfrm>
                    <a:prstGeom prst="rect">
                      <a:avLst/>
                    </a:prstGeom>
                    <a:ln>
                      <a:noFill/>
                    </a:ln>
                    <a:extLst>
                      <a:ext uri="{53640926-AAD7-44D8-BBD7-CCE9431645EC}">
                        <a14:shadowObscured xmlns:a14="http://schemas.microsoft.com/office/drawing/2010/main"/>
                      </a:ext>
                    </a:extLst>
                  </pic:spPr>
                </pic:pic>
              </a:graphicData>
            </a:graphic>
          </wp:inline>
        </w:drawing>
      </w:r>
    </w:p>
    <w:p w14:paraId="45B51C68" w14:textId="6FDC62E6" w:rsidR="009C3892" w:rsidRDefault="004F3D6E" w:rsidP="009C3892">
      <w:pPr>
        <w:spacing w:line="240" w:lineRule="auto"/>
        <w:ind w:firstLine="480"/>
      </w:pPr>
      <w:r>
        <w:t>改变参数范围进行多次</w:t>
      </w:r>
      <w:r>
        <w:rPr>
          <w:rFonts w:hint="eastAsia"/>
        </w:rPr>
        <w:t>实验</w:t>
      </w:r>
      <w:r>
        <w:t>，</w:t>
      </w:r>
      <w:r w:rsidR="001679FD">
        <w:rPr>
          <w:rFonts w:hint="eastAsia"/>
        </w:rPr>
        <w:t>两种类型</w:t>
      </w:r>
      <w:r w:rsidR="001679FD">
        <w:t>节点的网络平均</w:t>
      </w:r>
      <w:proofErr w:type="gramStart"/>
      <w:r w:rsidR="001679FD">
        <w:t>跳数结果</w:t>
      </w:r>
      <w:proofErr w:type="gramEnd"/>
      <w:r w:rsidR="001679FD">
        <w:rPr>
          <w:rFonts w:hint="eastAsia"/>
        </w:rPr>
        <w:t>如</w:t>
      </w:r>
      <w:r w:rsidR="001679FD" w:rsidRPr="001679FD">
        <w:rPr>
          <w:highlight w:val="green"/>
        </w:rPr>
        <w:t>图</w:t>
      </w:r>
      <w:r w:rsidR="00C23124">
        <w:rPr>
          <w:highlight w:val="green"/>
        </w:rPr>
        <w:t>7</w:t>
      </w:r>
      <w:r w:rsidR="001679FD">
        <w:rPr>
          <w:rFonts w:hint="eastAsia"/>
        </w:rPr>
        <w:t>所示。</w:t>
      </w:r>
      <w:r>
        <w:rPr>
          <w:rFonts w:hint="eastAsia"/>
        </w:rPr>
        <w:t>由于实际</w:t>
      </w:r>
      <w:r>
        <w:t>网络的稀疏性</w:t>
      </w:r>
      <w:r>
        <w:rPr>
          <w:rFonts w:hint="eastAsia"/>
        </w:rPr>
        <w:t>和</w:t>
      </w:r>
      <w:r>
        <w:t>算法的限制</w:t>
      </w:r>
      <w:r w:rsidRPr="004F3D6E">
        <w:rPr>
          <w:rFonts w:hint="eastAsia"/>
          <w:highlight w:val="yellow"/>
          <w:vertAlign w:val="superscript"/>
        </w:rPr>
        <w:t>[</w:t>
      </w:r>
      <w:r w:rsidRPr="004F3D6E">
        <w:rPr>
          <w:highlight w:val="yellow"/>
          <w:vertAlign w:val="superscript"/>
        </w:rPr>
        <w:t>BA</w:t>
      </w:r>
      <w:r w:rsidRPr="004F3D6E">
        <w:rPr>
          <w:rFonts w:hint="eastAsia"/>
          <w:highlight w:val="yellow"/>
          <w:vertAlign w:val="superscript"/>
        </w:rPr>
        <w:t>算法调研</w:t>
      </w:r>
      <w:r w:rsidRPr="004F3D6E">
        <w:rPr>
          <w:rFonts w:hint="eastAsia"/>
          <w:highlight w:val="yellow"/>
          <w:vertAlign w:val="superscript"/>
        </w:rPr>
        <w:t>]</w:t>
      </w:r>
      <w:r>
        <w:rPr>
          <w:rFonts w:hint="eastAsia"/>
        </w:rPr>
        <w:t>，</w:t>
      </w:r>
      <w:r>
        <w:t>这里</w:t>
      </w:r>
      <w:r>
        <w:rPr>
          <w:rFonts w:hint="eastAsia"/>
        </w:rPr>
        <w:t>均取</w:t>
      </w:r>
      <w:r>
        <w:rPr>
          <w:noProof/>
        </w:rPr>
        <w:object w:dxaOrig="560" w:dyaOrig="320" w14:anchorId="0474FC78">
          <v:shape id="_x0000_i1322" type="#_x0000_t75" alt="" style="width:27.9pt;height:16.6pt;mso-width-percent:0;mso-height-percent:0;mso-width-percent:0;mso-height-percent:0" o:ole="">
            <v:imagedata r:id="rId607" o:title=""/>
          </v:shape>
          <o:OLEObject Type="Embed" ProgID="Unknown" ShapeID="_x0000_i1322" DrawAspect="Content" ObjectID="_1637853262" r:id="rId608"/>
        </w:object>
      </w:r>
      <w:r>
        <w:rPr>
          <w:rFonts w:hint="eastAsia"/>
        </w:rPr>
        <w:t>。</w:t>
      </w:r>
      <w:r w:rsidR="00F10E25">
        <w:rPr>
          <w:rFonts w:hint="eastAsia"/>
        </w:rPr>
        <w:t>(</w:t>
      </w:r>
      <w:r w:rsidR="00F10E25">
        <w:t>a</w:t>
      </w:r>
      <w:r w:rsidR="00F10E25">
        <w:rPr>
          <w:rFonts w:hint="eastAsia"/>
        </w:rPr>
        <w:t>)</w:t>
      </w:r>
      <w:r w:rsidR="00F10E25">
        <w:rPr>
          <w:rFonts w:hint="eastAsia"/>
        </w:rPr>
        <w:t>为无标度节点</w:t>
      </w:r>
      <w:r w:rsidR="00F10E25">
        <w:t>平均</w:t>
      </w:r>
      <w:r w:rsidR="00F10E25">
        <w:rPr>
          <w:rFonts w:hint="eastAsia"/>
        </w:rPr>
        <w:t>跳数</w:t>
      </w:r>
      <w:r w:rsidR="00F10E25">
        <w:t>，</w:t>
      </w:r>
      <w:r w:rsidR="00F10E25">
        <w:t>(b)</w:t>
      </w:r>
      <w:r w:rsidR="00F10E25">
        <w:rPr>
          <w:rFonts w:hint="eastAsia"/>
        </w:rPr>
        <w:t>为</w:t>
      </w:r>
      <w:r w:rsidR="00F10E25">
        <w:t>普通节点平均跳数。</w:t>
      </w:r>
      <w:r w:rsidR="00230376" w:rsidRPr="00230376">
        <w:rPr>
          <w:rFonts w:hint="eastAsia"/>
        </w:rPr>
        <w:t>当</w:t>
      </w:r>
      <w:r>
        <w:rPr>
          <w:noProof/>
        </w:rPr>
        <w:object w:dxaOrig="1640" w:dyaOrig="320" w14:anchorId="57597543">
          <v:shape id="_x0000_i1323" type="#_x0000_t75" alt="" style="width:82.55pt;height:16.6pt" o:ole="">
            <v:imagedata r:id="rId609" o:title=""/>
          </v:shape>
          <o:OLEObject Type="Embed" ProgID="Unknown" ShapeID="_x0000_i1323" DrawAspect="Content" ObjectID="_1637853263" r:id="rId610"/>
        </w:object>
      </w:r>
      <w:r w:rsidR="001679FD">
        <w:rPr>
          <w:rFonts w:hint="eastAsia"/>
        </w:rPr>
        <w:t>时，两种节点的</w:t>
      </w:r>
      <w:proofErr w:type="gramStart"/>
      <w:r w:rsidR="001679FD">
        <w:rPr>
          <w:rFonts w:hint="eastAsia"/>
        </w:rPr>
        <w:t>平均</w:t>
      </w:r>
      <w:r w:rsidR="001679FD">
        <w:rPr>
          <w:rFonts w:hint="eastAsia"/>
        </w:rPr>
        <w:lastRenderedPageBreak/>
        <w:t>跳数</w:t>
      </w:r>
      <w:r w:rsidR="00F10E25">
        <w:rPr>
          <w:rFonts w:hint="eastAsia"/>
        </w:rPr>
        <w:t>均为</w:t>
      </w:r>
      <w:proofErr w:type="gramEnd"/>
      <w:r w:rsidR="001679FD">
        <w:rPr>
          <w:rFonts w:hint="eastAsia"/>
        </w:rPr>
        <w:t>最</w:t>
      </w:r>
      <w:r w:rsidR="0012374D">
        <w:rPr>
          <w:rFonts w:hint="eastAsia"/>
        </w:rPr>
        <w:t>大</w:t>
      </w:r>
      <w:r w:rsidR="00230376" w:rsidRPr="00230376">
        <w:rPr>
          <w:rFonts w:hint="eastAsia"/>
        </w:rPr>
        <w:t>。随着</w:t>
      </w:r>
      <w:r w:rsidR="00AA462A">
        <w:rPr>
          <w:noProof/>
        </w:rPr>
        <w:object w:dxaOrig="240" w:dyaOrig="220" w14:anchorId="26CB009C">
          <v:shape id="_x0000_i1324" type="#_x0000_t75" alt="" style="width:12.05pt;height:11.3pt;mso-width-percent:0;mso-height-percent:0;mso-width-percent:0;mso-height-percent:0" o:ole="">
            <v:imagedata r:id="rId611" o:title=""/>
          </v:shape>
          <o:OLEObject Type="Embed" ProgID="Unknown" ShapeID="_x0000_i1324" DrawAspect="Content" ObjectID="_1637853264" r:id="rId612"/>
        </w:object>
      </w:r>
      <w:r w:rsidR="00230376" w:rsidRPr="00230376">
        <w:rPr>
          <w:rFonts w:hint="eastAsia"/>
        </w:rPr>
        <w:t>和</w:t>
      </w:r>
      <w:r w:rsidR="00AA462A">
        <w:rPr>
          <w:noProof/>
        </w:rPr>
        <w:object w:dxaOrig="240" w:dyaOrig="320" w14:anchorId="470950B2">
          <v:shape id="_x0000_i1325" type="#_x0000_t75" alt="" style="width:12.05pt;height:16.6pt;mso-width-percent:0;mso-height-percent:0;mso-width-percent:0;mso-height-percent:0" o:ole="">
            <v:imagedata r:id="rId613" o:title=""/>
          </v:shape>
          <o:OLEObject Type="Embed" ProgID="Unknown" ShapeID="_x0000_i1325" DrawAspect="Content" ObjectID="_1637853265" r:id="rId614"/>
        </w:object>
      </w:r>
      <w:r w:rsidR="00230376" w:rsidRPr="00230376">
        <w:rPr>
          <w:rFonts w:hint="eastAsia"/>
        </w:rPr>
        <w:t>的增加，</w:t>
      </w:r>
      <w:proofErr w:type="gramStart"/>
      <w:r w:rsidR="00230376" w:rsidRPr="00230376">
        <w:rPr>
          <w:rFonts w:hint="eastAsia"/>
        </w:rPr>
        <w:t>平均跳数</w:t>
      </w:r>
      <w:r w:rsidR="0012374D">
        <w:rPr>
          <w:rFonts w:hint="eastAsia"/>
        </w:rPr>
        <w:t>逐渐</w:t>
      </w:r>
      <w:proofErr w:type="gramEnd"/>
      <w:r w:rsidR="00230376" w:rsidRPr="00230376">
        <w:rPr>
          <w:rFonts w:hint="eastAsia"/>
        </w:rPr>
        <w:t>减少。当</w:t>
      </w:r>
      <w:r>
        <w:rPr>
          <w:noProof/>
        </w:rPr>
        <w:object w:dxaOrig="2000" w:dyaOrig="320" w14:anchorId="09186C69">
          <v:shape id="_x0000_i1326" type="#_x0000_t75" alt="" style="width:99.9pt;height:16.6pt" o:ole="">
            <v:imagedata r:id="rId615" o:title=""/>
          </v:shape>
          <o:OLEObject Type="Embed" ProgID="Unknown" ShapeID="_x0000_i1326" DrawAspect="Content" ObjectID="_1637853266" r:id="rId616"/>
        </w:object>
      </w:r>
      <w:r w:rsidR="0012374D">
        <w:rPr>
          <w:rFonts w:hint="eastAsia"/>
        </w:rPr>
        <w:t>时，两种节点的</w:t>
      </w:r>
      <w:proofErr w:type="gramStart"/>
      <w:r w:rsidR="0012374D">
        <w:rPr>
          <w:rFonts w:hint="eastAsia"/>
        </w:rPr>
        <w:t>平均跳数最小</w:t>
      </w:r>
      <w:proofErr w:type="gramEnd"/>
      <w:r w:rsidR="00230376" w:rsidRPr="00230376">
        <w:rPr>
          <w:rFonts w:hint="eastAsia"/>
        </w:rPr>
        <w:t>。</w:t>
      </w:r>
      <w:proofErr w:type="gramStart"/>
      <w:r w:rsidR="00230376" w:rsidRPr="00230376">
        <w:rPr>
          <w:rFonts w:hint="eastAsia"/>
        </w:rPr>
        <w:t>平均跳数随着</w:t>
      </w:r>
      <w:proofErr w:type="gramEnd"/>
      <w:r w:rsidR="00AA462A">
        <w:rPr>
          <w:noProof/>
        </w:rPr>
        <w:object w:dxaOrig="240" w:dyaOrig="220" w14:anchorId="0D7CFA1A">
          <v:shape id="_x0000_i1327" type="#_x0000_t75" alt="" style="width:12.05pt;height:11.3pt;mso-width-percent:0;mso-height-percent:0;mso-width-percent:0;mso-height-percent:0" o:ole="">
            <v:imagedata r:id="rId611" o:title=""/>
          </v:shape>
          <o:OLEObject Type="Embed" ProgID="Unknown" ShapeID="_x0000_i1327" DrawAspect="Content" ObjectID="_1637853267" r:id="rId617"/>
        </w:object>
      </w:r>
      <w:r w:rsidR="0012374D">
        <w:rPr>
          <w:rFonts w:hint="eastAsia"/>
        </w:rPr>
        <w:t>的降低</w:t>
      </w:r>
      <w:r w:rsidR="00230376" w:rsidRPr="00230376">
        <w:rPr>
          <w:rFonts w:hint="eastAsia"/>
        </w:rPr>
        <w:t>而减少。这是合理的，因为选择遵循</w:t>
      </w:r>
      <w:proofErr w:type="gramStart"/>
      <w:r w:rsidR="00230376" w:rsidRPr="00230376">
        <w:rPr>
          <w:rFonts w:hint="eastAsia"/>
        </w:rPr>
        <w:t>幂</w:t>
      </w:r>
      <w:proofErr w:type="gramEnd"/>
      <w:r w:rsidR="00230376" w:rsidRPr="00230376">
        <w:rPr>
          <w:rFonts w:hint="eastAsia"/>
        </w:rPr>
        <w:t>律分布。随着</w:t>
      </w:r>
      <w:r w:rsidR="00AA462A">
        <w:rPr>
          <w:noProof/>
        </w:rPr>
        <w:object w:dxaOrig="240" w:dyaOrig="220" w14:anchorId="679EDD49">
          <v:shape id="_x0000_i1328" type="#_x0000_t75" alt="" style="width:12.05pt;height:11.3pt;mso-width-percent:0;mso-height-percent:0;mso-width-percent:0;mso-height-percent:0" o:ole="">
            <v:imagedata r:id="rId611" o:title=""/>
          </v:shape>
          <o:OLEObject Type="Embed" ProgID="Unknown" ShapeID="_x0000_i1328" DrawAspect="Content" ObjectID="_1637853268" r:id="rId618"/>
        </w:object>
      </w:r>
      <w:r w:rsidR="00230376" w:rsidRPr="00230376">
        <w:rPr>
          <w:rFonts w:hint="eastAsia"/>
        </w:rPr>
        <w:t>的增加，靠近源的节点成为</w:t>
      </w:r>
      <w:r w:rsidR="0012374D">
        <w:rPr>
          <w:rFonts w:hint="eastAsia"/>
        </w:rPr>
        <w:t>其社交</w:t>
      </w:r>
      <w:r w:rsidR="00230376" w:rsidRPr="00230376">
        <w:rPr>
          <w:rFonts w:hint="eastAsia"/>
        </w:rPr>
        <w:t>组成员的可能性也增加。因此，对于较大的</w:t>
      </w:r>
      <w:r w:rsidR="00AA462A">
        <w:rPr>
          <w:noProof/>
        </w:rPr>
        <w:object w:dxaOrig="240" w:dyaOrig="220" w14:anchorId="75003BA4">
          <v:shape id="_x0000_i1329" type="#_x0000_t75" alt="" style="width:12.05pt;height:11.3pt;mso-width-percent:0;mso-height-percent:0;mso-width-percent:0;mso-height-percent:0" o:ole="">
            <v:imagedata r:id="rId611" o:title=""/>
          </v:shape>
          <o:OLEObject Type="Embed" ProgID="Unknown" ShapeID="_x0000_i1329" DrawAspect="Content" ObjectID="_1637853269" r:id="rId619"/>
        </w:object>
      </w:r>
      <w:r w:rsidR="00230376" w:rsidRPr="00230376">
        <w:rPr>
          <w:rFonts w:hint="eastAsia"/>
        </w:rPr>
        <w:t>，组成员倾向于聚集在源</w:t>
      </w:r>
      <w:r w:rsidR="0012374D">
        <w:rPr>
          <w:rFonts w:hint="eastAsia"/>
        </w:rPr>
        <w:t>节点</w:t>
      </w:r>
      <w:r w:rsidR="00230376" w:rsidRPr="00230376">
        <w:rPr>
          <w:rFonts w:hint="eastAsia"/>
        </w:rPr>
        <w:t>周围</w:t>
      </w:r>
      <w:r w:rsidR="0012374D">
        <w:rPr>
          <w:rFonts w:hint="eastAsia"/>
        </w:rPr>
        <w:t>，从而导致平均跳数</w:t>
      </w:r>
      <w:r w:rsidR="00230376" w:rsidRPr="00230376">
        <w:rPr>
          <w:rFonts w:hint="eastAsia"/>
        </w:rPr>
        <w:t>数减少。同样，</w:t>
      </w:r>
      <w:r w:rsidR="00AA462A">
        <w:rPr>
          <w:noProof/>
        </w:rPr>
        <w:object w:dxaOrig="240" w:dyaOrig="320" w14:anchorId="67D664C4">
          <v:shape id="_x0000_i1330" type="#_x0000_t75" alt="" style="width:12.05pt;height:16.6pt;mso-width-percent:0;mso-height-percent:0;mso-width-percent:0;mso-height-percent:0" o:ole="">
            <v:imagedata r:id="rId613" o:title=""/>
          </v:shape>
          <o:OLEObject Type="Embed" ProgID="Unknown" ShapeID="_x0000_i1330" DrawAspect="Content" ObjectID="_1637853270" r:id="rId620"/>
        </w:object>
      </w:r>
      <w:r w:rsidR="00230376" w:rsidRPr="00230376">
        <w:rPr>
          <w:rFonts w:hint="eastAsia"/>
        </w:rPr>
        <w:t>的增加也将导致</w:t>
      </w:r>
      <w:r w:rsidR="0012374D">
        <w:rPr>
          <w:rFonts w:hint="eastAsia"/>
        </w:rPr>
        <w:t>通信活跃</w:t>
      </w:r>
      <w:r w:rsidR="0012374D">
        <w:t>节点</w:t>
      </w:r>
      <w:r w:rsidR="0012374D">
        <w:rPr>
          <w:rFonts w:hint="eastAsia"/>
        </w:rPr>
        <w:t>距离</w:t>
      </w:r>
      <w:r w:rsidR="00230376" w:rsidRPr="00230376">
        <w:rPr>
          <w:rFonts w:hint="eastAsia"/>
        </w:rPr>
        <w:t>源节点更近，从而导致</w:t>
      </w:r>
      <w:proofErr w:type="gramStart"/>
      <w:r w:rsidR="00230376" w:rsidRPr="00230376">
        <w:rPr>
          <w:rFonts w:hint="eastAsia"/>
        </w:rPr>
        <w:t>平均跳数减少</w:t>
      </w:r>
      <w:proofErr w:type="gramEnd"/>
      <w:r w:rsidR="00230376" w:rsidRPr="00230376">
        <w:rPr>
          <w:rFonts w:hint="eastAsia"/>
        </w:rPr>
        <w:t>。</w:t>
      </w:r>
    </w:p>
    <w:p w14:paraId="2704BF23" w14:textId="7CF8174F" w:rsidR="001679FD" w:rsidRDefault="001679FD" w:rsidP="001679FD">
      <w:pPr>
        <w:spacing w:line="240" w:lineRule="auto"/>
        <w:ind w:firstLineChars="0" w:firstLine="0"/>
        <w:jc w:val="center"/>
      </w:pPr>
      <w:r>
        <w:rPr>
          <w:rFonts w:hint="eastAsia"/>
          <w:noProof/>
        </w:rPr>
        <w:drawing>
          <wp:inline distT="0" distB="0" distL="0" distR="0" wp14:anchorId="54A328D6" wp14:editId="2B70EB2F">
            <wp:extent cx="4625788" cy="41863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E.eps"/>
                    <pic:cNvPicPr/>
                  </pic:nvPicPr>
                  <pic:blipFill>
                    <a:blip r:embed="rId621" cstate="print">
                      <a:extLst>
                        <a:ext uri="{28A0092B-C50C-407E-A947-70E740481C1C}">
                          <a14:useLocalDpi xmlns:a14="http://schemas.microsoft.com/office/drawing/2010/main" val="0"/>
                        </a:ext>
                      </a:extLst>
                    </a:blip>
                    <a:stretch>
                      <a:fillRect/>
                    </a:stretch>
                  </pic:blipFill>
                  <pic:spPr>
                    <a:xfrm>
                      <a:off x="0" y="0"/>
                      <a:ext cx="4625788" cy="4186377"/>
                    </a:xfrm>
                    <a:prstGeom prst="rect">
                      <a:avLst/>
                    </a:prstGeom>
                  </pic:spPr>
                </pic:pic>
              </a:graphicData>
            </a:graphic>
          </wp:inline>
        </w:drawing>
      </w:r>
    </w:p>
    <w:p w14:paraId="0926AF11" w14:textId="6D5E54D2" w:rsidR="00230376" w:rsidRDefault="00230376" w:rsidP="00230376">
      <w:pPr>
        <w:ind w:firstLine="480"/>
      </w:pPr>
      <w:r w:rsidRPr="00230376">
        <w:rPr>
          <w:rFonts w:hint="eastAsia"/>
        </w:rPr>
        <w:t>两种类型节点的网络</w:t>
      </w:r>
      <w:r w:rsidR="00DF3CAF">
        <w:rPr>
          <w:rFonts w:hint="eastAsia"/>
        </w:rPr>
        <w:t>吞吐量</w:t>
      </w:r>
      <w:r w:rsidRPr="00230376">
        <w:rPr>
          <w:rFonts w:hint="eastAsia"/>
        </w:rPr>
        <w:t>结果</w:t>
      </w:r>
      <w:r w:rsidR="00DF3CAF">
        <w:rPr>
          <w:rFonts w:hint="eastAsia"/>
        </w:rPr>
        <w:t>如</w:t>
      </w:r>
      <w:r w:rsidR="00DF3CAF" w:rsidRPr="00DF3CAF">
        <w:rPr>
          <w:highlight w:val="green"/>
        </w:rPr>
        <w:t>图</w:t>
      </w:r>
      <w:r w:rsidR="00C23124">
        <w:rPr>
          <w:highlight w:val="green"/>
        </w:rPr>
        <w:t>8</w:t>
      </w:r>
      <w:r w:rsidR="00DF3CAF">
        <w:rPr>
          <w:rFonts w:hint="eastAsia"/>
        </w:rPr>
        <w:t>所示</w:t>
      </w:r>
      <w:r w:rsidRPr="00230376">
        <w:rPr>
          <w:rFonts w:hint="eastAsia"/>
        </w:rPr>
        <w:t>。</w:t>
      </w:r>
      <w:r w:rsidR="00DF3CAF">
        <w:rPr>
          <w:rFonts w:hint="eastAsia"/>
        </w:rPr>
        <w:t>每组参数下的吞吐量仿真</w:t>
      </w:r>
      <w:r w:rsidRPr="00230376">
        <w:rPr>
          <w:rFonts w:hint="eastAsia"/>
        </w:rPr>
        <w:t>结果都在</w:t>
      </w:r>
      <w:r w:rsidR="00DF3CAF">
        <w:rPr>
          <w:rFonts w:hint="eastAsia"/>
        </w:rPr>
        <w:t>理论容量</w:t>
      </w:r>
      <w:r w:rsidRPr="00230376">
        <w:rPr>
          <w:rFonts w:hint="eastAsia"/>
        </w:rPr>
        <w:t>范围内</w:t>
      </w:r>
      <w:r w:rsidR="00296511">
        <w:rPr>
          <w:rFonts w:hint="eastAsia"/>
        </w:rPr>
        <w:t>，</w:t>
      </w:r>
      <w:r w:rsidR="00296511">
        <w:t>说明</w:t>
      </w:r>
      <w:r w:rsidR="00296511">
        <w:rPr>
          <w:rFonts w:hint="eastAsia"/>
        </w:rPr>
        <w:t>了</w:t>
      </w:r>
      <w:r w:rsidR="00296511">
        <w:t>理论的</w:t>
      </w:r>
      <w:r w:rsidR="00296511">
        <w:rPr>
          <w:rFonts w:hint="eastAsia"/>
        </w:rPr>
        <w:t>可信性。</w:t>
      </w:r>
      <w:r w:rsidR="00296511">
        <w:t>在</w:t>
      </w:r>
      <w:r w:rsidR="00AA462A">
        <w:rPr>
          <w:noProof/>
        </w:rPr>
        <w:object w:dxaOrig="580" w:dyaOrig="279" w14:anchorId="4DD810A4">
          <v:shape id="_x0000_i1331" type="#_x0000_t75" alt="" style="width:29.4pt;height:13.55pt;mso-width-percent:0;mso-height-percent:0;mso-width-percent:0;mso-height-percent:0" o:ole="">
            <v:imagedata r:id="rId622" o:title=""/>
          </v:shape>
          <o:OLEObject Type="Embed" ProgID="Unknown" ShapeID="_x0000_i1331" DrawAspect="Content" ObjectID="_1637853271" r:id="rId623"/>
        </w:object>
      </w:r>
      <w:r w:rsidR="00296511">
        <w:rPr>
          <w:rFonts w:hint="eastAsia"/>
        </w:rPr>
        <w:t>的</w:t>
      </w:r>
      <w:r w:rsidR="00296511">
        <w:t>情况下，</w:t>
      </w:r>
      <w:r w:rsidR="00296511">
        <w:rPr>
          <w:rFonts w:hint="eastAsia"/>
        </w:rPr>
        <w:t>无标度</w:t>
      </w:r>
      <w:r w:rsidR="00296511">
        <w:t>节点和正常节点的</w:t>
      </w:r>
      <w:r w:rsidR="00296511">
        <w:rPr>
          <w:rFonts w:hint="eastAsia"/>
        </w:rPr>
        <w:t>实验结果与</w:t>
      </w:r>
      <w:r w:rsidR="00296511">
        <w:t>理论</w:t>
      </w:r>
      <w:r w:rsidR="00296511">
        <w:rPr>
          <w:rFonts w:hint="eastAsia"/>
        </w:rPr>
        <w:t>拟合</w:t>
      </w:r>
      <w:r w:rsidR="00296511">
        <w:t>较好</w:t>
      </w:r>
      <w:r w:rsidRPr="00230376">
        <w:rPr>
          <w:rFonts w:hint="eastAsia"/>
        </w:rPr>
        <w:t>。</w:t>
      </w:r>
      <w:r w:rsidR="00296511">
        <w:rPr>
          <w:rFonts w:hint="eastAsia"/>
        </w:rPr>
        <w:t>在</w:t>
      </w:r>
      <w:r w:rsidR="00AA462A">
        <w:rPr>
          <w:noProof/>
        </w:rPr>
        <w:object w:dxaOrig="1920" w:dyaOrig="320" w14:anchorId="39CBB017">
          <v:shape id="_x0000_i1332" type="#_x0000_t75" alt="" style="width:95.35pt;height:16.6pt;mso-width-percent:0;mso-height-percent:0;mso-width-percent:0;mso-height-percent:0" o:ole="">
            <v:imagedata r:id="rId624" o:title=""/>
          </v:shape>
          <o:OLEObject Type="Embed" ProgID="Unknown" ShapeID="_x0000_i1332" DrawAspect="Content" ObjectID="_1637853272" r:id="rId625"/>
        </w:object>
      </w:r>
      <w:r w:rsidR="00296511">
        <w:rPr>
          <w:rFonts w:hint="eastAsia"/>
        </w:rPr>
        <w:t>条件下</w:t>
      </w:r>
      <w:r w:rsidRPr="00230376">
        <w:rPr>
          <w:rFonts w:hint="eastAsia"/>
        </w:rPr>
        <w:t>，正常节点的</w:t>
      </w:r>
      <w:r w:rsidR="00296511">
        <w:rPr>
          <w:rFonts w:hint="eastAsia"/>
        </w:rPr>
        <w:t>实验</w:t>
      </w:r>
      <w:r w:rsidRPr="00230376">
        <w:rPr>
          <w:rFonts w:hint="eastAsia"/>
        </w:rPr>
        <w:t>结果明显小于理论上限。</w:t>
      </w:r>
      <w:r w:rsidR="00296511">
        <w:rPr>
          <w:rFonts w:hint="eastAsia"/>
        </w:rPr>
        <w:t>这是因为随着网络变得越来越密集，无标度</w:t>
      </w:r>
      <w:r w:rsidRPr="00230376">
        <w:rPr>
          <w:rFonts w:hint="eastAsia"/>
        </w:rPr>
        <w:t>节点的社交群体</w:t>
      </w:r>
      <w:r w:rsidR="00296511">
        <w:rPr>
          <w:rFonts w:hint="eastAsia"/>
        </w:rPr>
        <w:t>规模</w:t>
      </w:r>
      <w:r w:rsidRPr="00230376">
        <w:rPr>
          <w:rFonts w:hint="eastAsia"/>
        </w:rPr>
        <w:t>增加</w:t>
      </w:r>
      <w:r w:rsidR="00296511">
        <w:rPr>
          <w:rFonts w:hint="eastAsia"/>
        </w:rPr>
        <w:t>，</w:t>
      </w:r>
      <w:r w:rsidR="00296511">
        <w:t>并趋向于分布在网络中心</w:t>
      </w:r>
      <w:r w:rsidR="00296511">
        <w:rPr>
          <w:rFonts w:hint="eastAsia"/>
        </w:rPr>
        <w:t>，而正常节点则进一步</w:t>
      </w:r>
      <w:r w:rsidR="00296511">
        <w:t>被边缘化</w:t>
      </w:r>
      <w:r w:rsidRPr="00230376">
        <w:rPr>
          <w:rFonts w:hint="eastAsia"/>
        </w:rPr>
        <w:t>。这</w:t>
      </w:r>
      <w:r w:rsidR="00296511">
        <w:rPr>
          <w:rFonts w:hint="eastAsia"/>
        </w:rPr>
        <w:t>使得</w:t>
      </w:r>
      <w:r w:rsidRPr="00230376">
        <w:rPr>
          <w:rFonts w:hint="eastAsia"/>
        </w:rPr>
        <w:t>普通节点需要通信</w:t>
      </w:r>
      <w:proofErr w:type="gramStart"/>
      <w:r w:rsidRPr="00230376">
        <w:rPr>
          <w:rFonts w:hint="eastAsia"/>
        </w:rPr>
        <w:t>的跳数</w:t>
      </w:r>
      <w:r w:rsidR="00296511">
        <w:rPr>
          <w:rFonts w:hint="eastAsia"/>
        </w:rPr>
        <w:t>增加</w:t>
      </w:r>
      <w:proofErr w:type="gramEnd"/>
      <w:r w:rsidR="00296511">
        <w:rPr>
          <w:rFonts w:hint="eastAsia"/>
        </w:rPr>
        <w:t>，因此普通</w:t>
      </w:r>
      <w:r w:rsidR="00296511">
        <w:t>节点的</w:t>
      </w:r>
      <w:r w:rsidR="00296511">
        <w:rPr>
          <w:rFonts w:hint="eastAsia"/>
        </w:rPr>
        <w:t>网络</w:t>
      </w:r>
      <w:r w:rsidRPr="00230376">
        <w:rPr>
          <w:rFonts w:hint="eastAsia"/>
        </w:rPr>
        <w:t>容量变小。另外，网络的容量随着</w:t>
      </w:r>
      <w:r w:rsidR="00AA462A">
        <w:rPr>
          <w:noProof/>
        </w:rPr>
        <w:object w:dxaOrig="240" w:dyaOrig="220" w14:anchorId="5B32585B">
          <v:shape id="_x0000_i1333" type="#_x0000_t75" alt="" style="width:12.05pt;height:11.3pt;mso-width-percent:0;mso-height-percent:0;mso-width-percent:0;mso-height-percent:0" o:ole="">
            <v:imagedata r:id="rId611" o:title=""/>
          </v:shape>
          <o:OLEObject Type="Embed" ProgID="Unknown" ShapeID="_x0000_i1333" DrawAspect="Content" ObjectID="_1637853273" r:id="rId626"/>
        </w:object>
      </w:r>
      <w:r w:rsidRPr="00230376">
        <w:rPr>
          <w:rFonts w:hint="eastAsia"/>
        </w:rPr>
        <w:t>和</w:t>
      </w:r>
      <w:r w:rsidR="00AA462A">
        <w:rPr>
          <w:noProof/>
        </w:rPr>
        <w:object w:dxaOrig="240" w:dyaOrig="320" w14:anchorId="50649752">
          <v:shape id="_x0000_i1334" type="#_x0000_t75" alt="" style="width:12.05pt;height:16.6pt;mso-width-percent:0;mso-height-percent:0;mso-width-percent:0;mso-height-percent:0" o:ole="">
            <v:imagedata r:id="rId613" o:title=""/>
          </v:shape>
          <o:OLEObject Type="Embed" ProgID="Unknown" ShapeID="_x0000_i1334" DrawAspect="Content" ObjectID="_1637853274" r:id="rId627"/>
        </w:object>
      </w:r>
      <w:r w:rsidR="00296511">
        <w:rPr>
          <w:rFonts w:hint="eastAsia"/>
        </w:rPr>
        <w:t>的增大而提高</w:t>
      </w:r>
      <w:r w:rsidRPr="00230376">
        <w:rPr>
          <w:rFonts w:hint="eastAsia"/>
        </w:rPr>
        <w:t>，这意味着具有社交</w:t>
      </w:r>
      <w:proofErr w:type="gramStart"/>
      <w:r w:rsidR="00296511">
        <w:rPr>
          <w:rFonts w:hint="eastAsia"/>
        </w:rPr>
        <w:t>幂律</w:t>
      </w:r>
      <w:r w:rsidRPr="00230376">
        <w:rPr>
          <w:rFonts w:hint="eastAsia"/>
        </w:rPr>
        <w:t>特征</w:t>
      </w:r>
      <w:proofErr w:type="gramEnd"/>
      <w:r w:rsidRPr="00230376">
        <w:rPr>
          <w:rFonts w:hint="eastAsia"/>
        </w:rPr>
        <w:t>的无标度网络具有比普通随机无线</w:t>
      </w:r>
      <w:r w:rsidR="00296511">
        <w:t>A</w:t>
      </w:r>
      <w:r w:rsidR="00296511">
        <w:rPr>
          <w:rFonts w:hint="eastAsia"/>
        </w:rPr>
        <w:t xml:space="preserve">d </w:t>
      </w:r>
      <w:r w:rsidR="00296511">
        <w:t>H</w:t>
      </w:r>
      <w:r w:rsidRPr="00230376">
        <w:rPr>
          <w:rFonts w:hint="eastAsia"/>
        </w:rPr>
        <w:t>oc</w:t>
      </w:r>
      <w:r w:rsidRPr="00230376">
        <w:rPr>
          <w:rFonts w:hint="eastAsia"/>
        </w:rPr>
        <w:t>网络更高的容量。</w:t>
      </w:r>
    </w:p>
    <w:p w14:paraId="3F3497FB" w14:textId="75EA9782" w:rsidR="00DF3CAF" w:rsidRPr="00230376" w:rsidRDefault="00DF3CAF" w:rsidP="00DF3CAF">
      <w:pPr>
        <w:spacing w:line="240" w:lineRule="auto"/>
        <w:ind w:firstLineChars="0" w:firstLine="0"/>
        <w:jc w:val="center"/>
      </w:pPr>
      <w:r>
        <w:rPr>
          <w:rFonts w:hint="eastAsia"/>
          <w:noProof/>
        </w:rPr>
        <w:lastRenderedPageBreak/>
        <w:drawing>
          <wp:inline distT="0" distB="0" distL="0" distR="0" wp14:anchorId="43C34BA4" wp14:editId="5F8BC9A2">
            <wp:extent cx="4643717" cy="442008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Cap.eps"/>
                    <pic:cNvPicPr/>
                  </pic:nvPicPr>
                  <pic:blipFill>
                    <a:blip r:embed="rId628" cstate="print">
                      <a:extLst>
                        <a:ext uri="{28A0092B-C50C-407E-A947-70E740481C1C}">
                          <a14:useLocalDpi xmlns:a14="http://schemas.microsoft.com/office/drawing/2010/main" val="0"/>
                        </a:ext>
                      </a:extLst>
                    </a:blip>
                    <a:stretch>
                      <a:fillRect/>
                    </a:stretch>
                  </pic:blipFill>
                  <pic:spPr>
                    <a:xfrm>
                      <a:off x="0" y="0"/>
                      <a:ext cx="4658572" cy="4434225"/>
                    </a:xfrm>
                    <a:prstGeom prst="rect">
                      <a:avLst/>
                    </a:prstGeom>
                  </pic:spPr>
                </pic:pic>
              </a:graphicData>
            </a:graphic>
          </wp:inline>
        </w:drawing>
      </w:r>
    </w:p>
    <w:p w14:paraId="0C9EFD16" w14:textId="1A4C43E7" w:rsidR="009C7D8F" w:rsidRDefault="009C7D8F" w:rsidP="009C7D8F">
      <w:pPr>
        <w:pStyle w:val="2"/>
      </w:pPr>
      <w:bookmarkStart w:id="28" w:name="_Toc12468641"/>
      <w:r w:rsidRPr="009C7D8F">
        <w:rPr>
          <w:rFonts w:hint="eastAsia"/>
        </w:rPr>
        <w:t>2.</w:t>
      </w:r>
      <w:r w:rsidR="005B65C7">
        <w:t>5</w:t>
      </w:r>
      <w:r w:rsidRPr="009C7D8F">
        <w:t xml:space="preserve"> </w:t>
      </w:r>
      <w:r w:rsidRPr="009C7D8F">
        <w:rPr>
          <w:rFonts w:hint="eastAsia"/>
        </w:rPr>
        <w:t>本章小结</w:t>
      </w:r>
      <w:bookmarkEnd w:id="28"/>
    </w:p>
    <w:p w14:paraId="7AD5BB7F" w14:textId="23275A61" w:rsidR="00FA42E0" w:rsidRPr="00FA42E0" w:rsidRDefault="00FA42E0" w:rsidP="004B6FD6">
      <w:pPr>
        <w:ind w:firstLine="480"/>
      </w:pPr>
      <w:r>
        <w:rPr>
          <w:rFonts w:hint="eastAsia"/>
        </w:rPr>
        <w:t>本章</w:t>
      </w:r>
      <w:r w:rsidR="007711CF">
        <w:rPr>
          <w:rFonts w:hint="eastAsia"/>
        </w:rPr>
        <w:t>主要</w:t>
      </w:r>
      <w:r w:rsidR="007711CF">
        <w:t>对</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w:t>
      </w:r>
      <w:r w:rsidR="007711CF">
        <w:t>进行了</w:t>
      </w:r>
      <w:r>
        <w:rPr>
          <w:rFonts w:asciiTheme="minorEastAsia" w:hAnsiTheme="minorEastAsia" w:hint="eastAsia"/>
        </w:rPr>
        <w:t>容量分析</w:t>
      </w:r>
      <w:r w:rsidRPr="00FA42E0">
        <w:rPr>
          <w:rFonts w:hint="eastAsia"/>
        </w:rPr>
        <w:t>。</w:t>
      </w:r>
      <w:r w:rsidR="007711CF">
        <w:rPr>
          <w:rFonts w:hint="eastAsia"/>
        </w:rPr>
        <w:t>首先</w:t>
      </w:r>
      <w:r w:rsidR="007711CF">
        <w:t>，</w:t>
      </w:r>
      <w:r w:rsidR="007711CF">
        <w:rPr>
          <w:rFonts w:hint="eastAsia"/>
        </w:rPr>
        <w:t>根据</w:t>
      </w:r>
      <w:r>
        <w:rPr>
          <w:rFonts w:hint="eastAsia"/>
        </w:rPr>
        <w:t>无线标度律</w:t>
      </w:r>
      <w:r>
        <w:rPr>
          <w:rFonts w:hint="eastAsia"/>
        </w:rPr>
        <w:t>Scaling</w:t>
      </w:r>
      <w:r>
        <w:t xml:space="preserve"> Law</w:t>
      </w:r>
      <w:r>
        <w:t>理论</w:t>
      </w:r>
      <w:r>
        <w:rPr>
          <w:rFonts w:hint="eastAsia"/>
        </w:rPr>
        <w:t>在三维</w:t>
      </w:r>
      <w:r>
        <w:t>空间内</w:t>
      </w:r>
      <w:r w:rsidR="007711CF">
        <w:rPr>
          <w:rFonts w:hint="eastAsia"/>
        </w:rPr>
        <w:t>进行系统建模，</w:t>
      </w:r>
      <w:r w:rsidR="007711CF">
        <w:t>并</w:t>
      </w:r>
      <w:r w:rsidR="007711CF">
        <w:rPr>
          <w:rFonts w:hint="eastAsia"/>
        </w:rPr>
        <w:t>利用</w:t>
      </w:r>
      <w:r>
        <w:t>三个</w:t>
      </w:r>
      <w:r>
        <w:rPr>
          <w:rFonts w:hint="eastAsia"/>
        </w:rPr>
        <w:t>参数</w:t>
      </w:r>
      <w:r w:rsidR="00AA462A">
        <w:rPr>
          <w:noProof/>
        </w:rPr>
        <w:object w:dxaOrig="700" w:dyaOrig="320" w14:anchorId="60588A56">
          <v:shape id="_x0000_i1335" type="#_x0000_t75" alt="" style="width:34.7pt;height:16.6pt;mso-width-percent:0;mso-height-percent:0;mso-width-percent:0;mso-height-percent:0" o:ole="">
            <v:imagedata r:id="rId629" o:title=""/>
          </v:shape>
          <o:OLEObject Type="Embed" ProgID="Unknown" ShapeID="_x0000_i1335" DrawAspect="Content" ObjectID="_1637853275" r:id="rId630"/>
        </w:object>
      </w:r>
      <w:r w:rsidRPr="00FA42E0">
        <w:rPr>
          <w:rFonts w:hint="eastAsia"/>
        </w:rPr>
        <w:t>描述网络的</w:t>
      </w:r>
      <w:proofErr w:type="gramStart"/>
      <w:r w:rsidRPr="00FA42E0">
        <w:rPr>
          <w:rFonts w:hint="eastAsia"/>
        </w:rPr>
        <w:t>幂</w:t>
      </w:r>
      <w:proofErr w:type="gramEnd"/>
      <w:r w:rsidRPr="00FA42E0">
        <w:rPr>
          <w:rFonts w:hint="eastAsia"/>
        </w:rPr>
        <w:t>律特征。</w:t>
      </w:r>
      <w:r>
        <w:rPr>
          <w:rFonts w:hint="eastAsia"/>
        </w:rPr>
        <w:t>其中</w:t>
      </w:r>
      <w:r w:rsidR="00AA462A">
        <w:rPr>
          <w:noProof/>
        </w:rPr>
        <w:object w:dxaOrig="240" w:dyaOrig="220" w14:anchorId="56D91440">
          <v:shape id="_x0000_i1336" type="#_x0000_t75" alt="" style="width:12.05pt;height:11.3pt;mso-width-percent:0;mso-height-percent:0;mso-width-percent:0;mso-height-percent:0" o:ole="">
            <v:imagedata r:id="rId631" o:title=""/>
          </v:shape>
          <o:OLEObject Type="Embed" ProgID="Unknown" ShapeID="_x0000_i1336" DrawAspect="Content" ObjectID="_1637853276" r:id="rId632"/>
        </w:object>
      </w:r>
      <w:r>
        <w:rPr>
          <w:rFonts w:hint="eastAsia"/>
        </w:rPr>
        <w:t>表示</w:t>
      </w:r>
      <w:r w:rsidRPr="00FC21C0">
        <w:rPr>
          <w:rFonts w:hint="eastAsia"/>
        </w:rPr>
        <w:t>网络</w:t>
      </w:r>
      <w:r>
        <w:rPr>
          <w:rFonts w:hint="eastAsia"/>
        </w:rPr>
        <w:t>群组</w:t>
      </w:r>
      <w:r w:rsidRPr="00FC21C0">
        <w:rPr>
          <w:rFonts w:hint="eastAsia"/>
        </w:rPr>
        <w:t>集中度</w:t>
      </w:r>
      <w:r>
        <w:rPr>
          <w:rFonts w:hint="eastAsia"/>
        </w:rPr>
        <w:t>大小，任意</w:t>
      </w:r>
      <w:r>
        <w:t>一个节点为源节点</w:t>
      </w:r>
      <w:r w:rsidR="0036690A">
        <w:rPr>
          <w:rFonts w:hint="eastAsia"/>
        </w:rPr>
        <w:t>社交群组成员</w:t>
      </w:r>
      <w:r w:rsidR="0036690A">
        <w:t>的概率与</w:t>
      </w:r>
      <w:r w:rsidR="0036690A">
        <w:rPr>
          <w:rFonts w:hint="eastAsia"/>
        </w:rPr>
        <w:t>它们</w:t>
      </w:r>
      <w:r w:rsidR="0036690A">
        <w:t>之间的距离的</w:t>
      </w:r>
      <w:r w:rsidR="00AA462A">
        <w:rPr>
          <w:noProof/>
        </w:rPr>
        <w:object w:dxaOrig="240" w:dyaOrig="220" w14:anchorId="037C7FE1">
          <v:shape id="_x0000_i1337" type="#_x0000_t75" alt="" style="width:12.05pt;height:11.3pt;mso-width-percent:0;mso-height-percent:0;mso-width-percent:0;mso-height-percent:0" o:ole="">
            <v:imagedata r:id="rId631" o:title=""/>
          </v:shape>
          <o:OLEObject Type="Embed" ProgID="Unknown" ShapeID="_x0000_i1337" DrawAspect="Content" ObjectID="_1637853277" r:id="rId633"/>
        </w:object>
      </w:r>
      <w:r w:rsidR="0036690A">
        <w:rPr>
          <w:rFonts w:hint="eastAsia"/>
        </w:rPr>
        <w:t>次方</w:t>
      </w:r>
      <w:r w:rsidR="0036690A">
        <w:t>成反比</w:t>
      </w:r>
      <w:r w:rsidR="0036690A">
        <w:rPr>
          <w:rFonts w:hint="eastAsia"/>
        </w:rPr>
        <w:t>；</w:t>
      </w:r>
      <w:r w:rsidR="00AA462A">
        <w:rPr>
          <w:noProof/>
        </w:rPr>
        <w:object w:dxaOrig="240" w:dyaOrig="320" w14:anchorId="625AB117">
          <v:shape id="_x0000_i1338" type="#_x0000_t75" alt="" style="width:12.05pt;height:16.6pt;mso-width-percent:0;mso-height-percent:0;mso-width-percent:0;mso-height-percent:0" o:ole="">
            <v:imagedata r:id="rId634" o:title=""/>
          </v:shape>
          <o:OLEObject Type="Embed" ProgID="Unknown" ShapeID="_x0000_i1338" DrawAspect="Content" ObjectID="_1637853278" r:id="rId635"/>
        </w:object>
      </w:r>
      <w:r>
        <w:rPr>
          <w:rFonts w:hint="eastAsia"/>
        </w:rPr>
        <w:t>表示</w:t>
      </w:r>
      <w:r w:rsidR="0036690A">
        <w:rPr>
          <w:rFonts w:hint="eastAsia"/>
        </w:rPr>
        <w:t>群组</w:t>
      </w:r>
      <w:r w:rsidR="0036690A">
        <w:t>内节点的通信活跃程度</w:t>
      </w:r>
      <w:r w:rsidR="0036690A">
        <w:rPr>
          <w:rFonts w:hint="eastAsia"/>
        </w:rPr>
        <w:t>，</w:t>
      </w:r>
      <w:r w:rsidR="0036690A">
        <w:t>节点活跃的概率与距离的</w:t>
      </w:r>
      <w:r w:rsidR="00AA462A">
        <w:rPr>
          <w:noProof/>
        </w:rPr>
        <w:object w:dxaOrig="240" w:dyaOrig="320" w14:anchorId="6648DAEA">
          <v:shape id="_x0000_i1339" type="#_x0000_t75" alt="" style="width:12.05pt;height:16.6pt;mso-width-percent:0;mso-height-percent:0;mso-width-percent:0;mso-height-percent:0" o:ole="">
            <v:imagedata r:id="rId634" o:title=""/>
          </v:shape>
          <o:OLEObject Type="Embed" ProgID="Unknown" ShapeID="_x0000_i1339" DrawAspect="Content" ObjectID="_1637853279" r:id="rId636"/>
        </w:object>
      </w:r>
      <w:r w:rsidR="0036690A">
        <w:rPr>
          <w:rFonts w:hint="eastAsia"/>
        </w:rPr>
        <w:t>次方</w:t>
      </w:r>
      <w:r w:rsidR="0036690A">
        <w:t>成反比</w:t>
      </w:r>
      <w:r w:rsidR="0036690A">
        <w:rPr>
          <w:rFonts w:hint="eastAsia"/>
        </w:rPr>
        <w:t>；</w:t>
      </w:r>
      <w:r w:rsidR="00AA462A">
        <w:rPr>
          <w:noProof/>
        </w:rPr>
        <w:object w:dxaOrig="200" w:dyaOrig="260" w14:anchorId="135E1B72">
          <v:shape id="_x0000_i1340" type="#_x0000_t75" alt="" style="width:9.8pt;height:12.8pt;mso-width-percent:0;mso-height-percent:0;mso-width-percent:0;mso-height-percent:0" o:ole="">
            <v:imagedata r:id="rId637" o:title=""/>
          </v:shape>
          <o:OLEObject Type="Embed" ProgID="Unknown" ShapeID="_x0000_i1340" DrawAspect="Content" ObjectID="_1637853280" r:id="rId638"/>
        </w:object>
      </w:r>
      <w:r w:rsidR="0036690A">
        <w:rPr>
          <w:rFonts w:hint="eastAsia"/>
        </w:rPr>
        <w:t>则</w:t>
      </w:r>
      <w:r w:rsidR="0036690A">
        <w:t>表示网络的稀疏程度。</w:t>
      </w:r>
      <w:r w:rsidRPr="00FA42E0">
        <w:rPr>
          <w:rFonts w:hint="eastAsia"/>
        </w:rPr>
        <w:t>作为无尺度网络的重要特征，根据</w:t>
      </w:r>
      <w:r w:rsidR="004B6FD6">
        <w:rPr>
          <w:rFonts w:hint="eastAsia"/>
        </w:rPr>
        <w:t>社交度的大小，节点可以分为两种类型：无标度节点和普通节点。在平均分配的带宽条件下，</w:t>
      </w:r>
      <w:r w:rsidR="004B6FD6">
        <w:t>对</w:t>
      </w:r>
      <w:r w:rsidRPr="00FA42E0">
        <w:rPr>
          <w:rFonts w:hint="eastAsia"/>
        </w:rPr>
        <w:t>两种类型的节点</w:t>
      </w:r>
      <w:r w:rsidR="004B6FD6">
        <w:rPr>
          <w:rFonts w:hint="eastAsia"/>
        </w:rPr>
        <w:t>分别</w:t>
      </w:r>
      <w:r w:rsidR="004B6FD6">
        <w:t>进行了</w:t>
      </w:r>
      <w:r w:rsidR="004B6FD6">
        <w:rPr>
          <w:rFonts w:hint="eastAsia"/>
        </w:rPr>
        <w:t>理论推导</w:t>
      </w:r>
      <w:r w:rsidR="004B6FD6">
        <w:t>，得到</w:t>
      </w:r>
      <w:proofErr w:type="gramStart"/>
      <w:r w:rsidRPr="00FA42E0">
        <w:rPr>
          <w:rFonts w:hint="eastAsia"/>
        </w:rPr>
        <w:t>平均跳数</w:t>
      </w:r>
      <w:r w:rsidR="004B6FD6">
        <w:rPr>
          <w:rFonts w:hint="eastAsia"/>
        </w:rPr>
        <w:t>和</w:t>
      </w:r>
      <w:proofErr w:type="gramEnd"/>
      <w:r w:rsidR="004B6FD6">
        <w:t>网络</w:t>
      </w:r>
      <w:r w:rsidR="004B6FD6">
        <w:rPr>
          <w:rFonts w:hint="eastAsia"/>
        </w:rPr>
        <w:t>容</w:t>
      </w:r>
      <w:r w:rsidR="004B6FD6">
        <w:t>量</w:t>
      </w:r>
      <w:r w:rsidR="004B6FD6">
        <w:rPr>
          <w:rFonts w:hint="eastAsia"/>
        </w:rPr>
        <w:t>的理论值。接下来</w:t>
      </w:r>
      <w:r w:rsidRPr="00FA42E0">
        <w:rPr>
          <w:rFonts w:hint="eastAsia"/>
        </w:rPr>
        <w:t>，</w:t>
      </w:r>
      <w:r w:rsidR="004B6FD6">
        <w:rPr>
          <w:rFonts w:hint="eastAsia"/>
        </w:rPr>
        <w:t>本章</w:t>
      </w:r>
      <w:r w:rsidRPr="00FA42E0">
        <w:rPr>
          <w:rFonts w:hint="eastAsia"/>
        </w:rPr>
        <w:t>针对</w:t>
      </w:r>
      <w:r w:rsidR="004B6FD6">
        <w:rPr>
          <w:rFonts w:asciiTheme="minorEastAsia" w:hAnsiTheme="minorEastAsia" w:hint="eastAsia"/>
        </w:rPr>
        <w:t>三维无标度自组织网络</w:t>
      </w:r>
      <w:r w:rsidR="004B6FD6">
        <w:rPr>
          <w:rFonts w:hint="eastAsia"/>
        </w:rPr>
        <w:t>提出了一种网络生成算法，并且</w:t>
      </w:r>
      <w:r w:rsidR="007711CF">
        <w:rPr>
          <w:rFonts w:hint="eastAsia"/>
        </w:rPr>
        <w:t>进行</w:t>
      </w:r>
      <w:r w:rsidR="007711CF">
        <w:t>了相应的</w:t>
      </w:r>
      <w:r w:rsidR="004B6FD6">
        <w:rPr>
          <w:rFonts w:hint="eastAsia"/>
        </w:rPr>
        <w:t>数值仿真</w:t>
      </w:r>
      <w:r w:rsidR="007711CF">
        <w:rPr>
          <w:rFonts w:hint="eastAsia"/>
        </w:rPr>
        <w:t>，</w:t>
      </w:r>
      <w:r w:rsidRPr="00FA42E0">
        <w:rPr>
          <w:rFonts w:hint="eastAsia"/>
        </w:rPr>
        <w:t>获得了良好的结果。</w:t>
      </w:r>
      <w:r w:rsidR="004B6FD6">
        <w:rPr>
          <w:rFonts w:hint="eastAsia"/>
        </w:rPr>
        <w:t>事实证明</w:t>
      </w:r>
      <w:r w:rsidR="004B6FD6">
        <w:t>，</w:t>
      </w:r>
      <w:r w:rsidR="00AA462A">
        <w:rPr>
          <w:noProof/>
        </w:rPr>
        <w:object w:dxaOrig="240" w:dyaOrig="220" w14:anchorId="56391369">
          <v:shape id="_x0000_i1341" type="#_x0000_t75" alt="" style="width:12.05pt;height:11.3pt;mso-width-percent:0;mso-height-percent:0;mso-width-percent:0;mso-height-percent:0" o:ole="">
            <v:imagedata r:id="rId631" o:title=""/>
          </v:shape>
          <o:OLEObject Type="Embed" ProgID="Unknown" ShapeID="_x0000_i1341" DrawAspect="Content" ObjectID="_1637853281" r:id="rId639"/>
        </w:object>
      </w:r>
      <w:r w:rsidR="004B6FD6">
        <w:rPr>
          <w:rFonts w:hint="eastAsia"/>
        </w:rPr>
        <w:t>和</w:t>
      </w:r>
      <w:r w:rsidR="00AA462A">
        <w:rPr>
          <w:noProof/>
        </w:rPr>
        <w:object w:dxaOrig="240" w:dyaOrig="320" w14:anchorId="256DD152">
          <v:shape id="_x0000_i1342" type="#_x0000_t75" alt="" style="width:12.05pt;height:16.6pt;mso-width-percent:0;mso-height-percent:0;mso-width-percent:0;mso-height-percent:0" o:ole="">
            <v:imagedata r:id="rId634" o:title=""/>
          </v:shape>
          <o:OLEObject Type="Embed" ProgID="Unknown" ShapeID="_x0000_i1342" DrawAspect="Content" ObjectID="_1637853282" r:id="rId640"/>
        </w:object>
      </w:r>
      <w:r w:rsidR="004B6FD6">
        <w:rPr>
          <w:rFonts w:hint="eastAsia"/>
        </w:rPr>
        <w:t>会影响</w:t>
      </w:r>
      <w:r w:rsidR="004B6FD6">
        <w:t>网络容量</w:t>
      </w:r>
      <w:r w:rsidR="004B6FD6">
        <w:rPr>
          <w:rFonts w:hint="eastAsia"/>
        </w:rPr>
        <w:t>，这意味着</w:t>
      </w:r>
      <w:r w:rsidR="004B6FD6" w:rsidRPr="00230376">
        <w:rPr>
          <w:rFonts w:hint="eastAsia"/>
        </w:rPr>
        <w:t>无标度</w:t>
      </w:r>
      <w:r w:rsidR="004B6FD6">
        <w:rPr>
          <w:rFonts w:hint="eastAsia"/>
        </w:rPr>
        <w:t>特征的</w:t>
      </w:r>
      <w:r w:rsidR="00A3172A">
        <w:rPr>
          <w:rFonts w:hint="eastAsia"/>
        </w:rPr>
        <w:t>网络</w:t>
      </w:r>
      <w:r w:rsidR="004B6FD6" w:rsidRPr="00230376">
        <w:rPr>
          <w:rFonts w:hint="eastAsia"/>
        </w:rPr>
        <w:t>比普通</w:t>
      </w:r>
      <w:r w:rsidR="00A3172A">
        <w:rPr>
          <w:rFonts w:hint="eastAsia"/>
        </w:rPr>
        <w:t>的</w:t>
      </w:r>
      <w:r w:rsidR="004B6FD6" w:rsidRPr="00230376">
        <w:rPr>
          <w:rFonts w:hint="eastAsia"/>
        </w:rPr>
        <w:t>随机无线网络</w:t>
      </w:r>
      <w:r w:rsidR="00A3172A">
        <w:rPr>
          <w:rFonts w:hint="eastAsia"/>
        </w:rPr>
        <w:t>具有</w:t>
      </w:r>
      <w:r w:rsidR="004B6FD6" w:rsidRPr="00230376">
        <w:rPr>
          <w:rFonts w:hint="eastAsia"/>
        </w:rPr>
        <w:t>更高的容量。</w:t>
      </w:r>
      <w:r w:rsidRPr="00FA42E0">
        <w:rPr>
          <w:rFonts w:hint="eastAsia"/>
        </w:rPr>
        <w:t>未来的研究可以考虑不同路由协议和算法的影响，或者进一步优化带宽</w:t>
      </w:r>
      <w:r w:rsidR="00A3172A">
        <w:rPr>
          <w:rFonts w:hint="eastAsia"/>
        </w:rPr>
        <w:t>分配</w:t>
      </w:r>
      <w:r w:rsidRPr="00FA42E0">
        <w:rPr>
          <w:rFonts w:hint="eastAsia"/>
        </w:rPr>
        <w:t>方案</w:t>
      </w:r>
      <w:r w:rsidR="00A3172A">
        <w:rPr>
          <w:rFonts w:hint="eastAsia"/>
        </w:rPr>
        <w:t>，</w:t>
      </w:r>
      <w:r w:rsidRPr="00FA42E0">
        <w:rPr>
          <w:rFonts w:hint="eastAsia"/>
        </w:rPr>
        <w:t>以进一步提高性能。</w:t>
      </w:r>
    </w:p>
    <w:p w14:paraId="4A5FF1E9" w14:textId="4EBA2A59" w:rsidR="00B371AD" w:rsidRPr="00A3172A" w:rsidRDefault="00B371AD" w:rsidP="00FA42E0">
      <w:pPr>
        <w:ind w:firstLineChars="0" w:firstLine="0"/>
        <w:sectPr w:rsidR="00B371AD" w:rsidRPr="00A3172A">
          <w:headerReference w:type="even" r:id="rId641"/>
          <w:headerReference w:type="default" r:id="rId642"/>
          <w:pgSz w:w="11906" w:h="16838"/>
          <w:pgMar w:top="1440" w:right="1800" w:bottom="1440" w:left="1800" w:header="851" w:footer="992" w:gutter="0"/>
          <w:cols w:space="425"/>
          <w:docGrid w:type="lines" w:linePitch="326"/>
        </w:sectPr>
      </w:pPr>
    </w:p>
    <w:p w14:paraId="5DD044F8" w14:textId="1B573205" w:rsidR="00AB1E0F" w:rsidRDefault="00AD6047">
      <w:pPr>
        <w:pStyle w:val="af9"/>
      </w:pPr>
      <w:bookmarkStart w:id="29" w:name="_Toc12468642"/>
      <w:r>
        <w:rPr>
          <w:rFonts w:hint="eastAsia"/>
        </w:rPr>
        <w:lastRenderedPageBreak/>
        <w:t>第三章</w:t>
      </w:r>
      <w:r w:rsidR="003803AC">
        <w:t xml:space="preserve"> </w:t>
      </w:r>
      <w:r w:rsidR="0028144B">
        <w:rPr>
          <w:rFonts w:hint="eastAsia"/>
        </w:rPr>
        <w:t>基于</w:t>
      </w:r>
      <w:r w:rsidR="003D3573">
        <w:t>无人机</w:t>
      </w:r>
      <w:r w:rsidR="00926E17">
        <w:rPr>
          <w:rFonts w:hint="eastAsia"/>
        </w:rPr>
        <w:t>节点的</w:t>
      </w:r>
      <w:r w:rsidR="003D3573">
        <w:rPr>
          <w:rFonts w:hint="eastAsia"/>
        </w:rPr>
        <w:t>三</w:t>
      </w:r>
      <w:r w:rsidR="003D3573">
        <w:t>维</w:t>
      </w:r>
      <w:r w:rsidR="003D3573">
        <w:rPr>
          <w:rFonts w:hint="eastAsia"/>
        </w:rPr>
        <w:t>混合无标度网络容量分析</w:t>
      </w:r>
      <w:bookmarkEnd w:id="29"/>
    </w:p>
    <w:p w14:paraId="19F2C952" w14:textId="77777777" w:rsidR="00911178" w:rsidRDefault="00911178">
      <w:pPr>
        <w:ind w:firstLine="480"/>
      </w:pPr>
    </w:p>
    <w:p w14:paraId="3D536129" w14:textId="77777777" w:rsidR="00911178" w:rsidRPr="003803AC" w:rsidRDefault="00911178">
      <w:pPr>
        <w:ind w:firstLine="480"/>
      </w:pPr>
    </w:p>
    <w:p w14:paraId="42C33A4F" w14:textId="5077A188" w:rsidR="00AB1E0F" w:rsidRDefault="00AD6047">
      <w:pPr>
        <w:pStyle w:val="2"/>
      </w:pPr>
      <w:bookmarkStart w:id="30" w:name="_Toc12468643"/>
      <w:r>
        <w:rPr>
          <w:rFonts w:hint="eastAsia"/>
        </w:rPr>
        <w:t>3.1</w:t>
      </w:r>
      <w:r w:rsidR="00DB7AA6">
        <w:t xml:space="preserve"> </w:t>
      </w:r>
      <w:r>
        <w:t xml:space="preserve"> </w:t>
      </w:r>
      <w:r w:rsidR="00926E17">
        <w:rPr>
          <w:rFonts w:hint="eastAsia"/>
        </w:rPr>
        <w:t>混合网络定义</w:t>
      </w:r>
      <w:bookmarkEnd w:id="30"/>
    </w:p>
    <w:p w14:paraId="56A0CF6D" w14:textId="77777777" w:rsidR="00911178" w:rsidRDefault="00911178">
      <w:pPr>
        <w:pStyle w:val="af2"/>
        <w:ind w:firstLine="480"/>
      </w:pPr>
    </w:p>
    <w:p w14:paraId="16278517" w14:textId="22391105" w:rsidR="00AB1E0F" w:rsidRDefault="00AB1E0F" w:rsidP="00911178">
      <w:pPr>
        <w:pStyle w:val="af2"/>
        <w:ind w:firstLine="480"/>
      </w:pPr>
    </w:p>
    <w:p w14:paraId="05298333" w14:textId="456A85B4" w:rsidR="00AB1E0F" w:rsidRDefault="00AD6047">
      <w:pPr>
        <w:pStyle w:val="2"/>
      </w:pPr>
      <w:bookmarkStart w:id="31" w:name="_Toc12468644"/>
      <w:r>
        <w:rPr>
          <w:rFonts w:hint="eastAsia"/>
        </w:rPr>
        <w:t>3.2</w:t>
      </w:r>
      <w:r>
        <w:t xml:space="preserve"> </w:t>
      </w:r>
      <w:r w:rsidR="00FE0FEF">
        <w:rPr>
          <w:rFonts w:hint="eastAsia"/>
        </w:rPr>
        <w:t>基于节点分布在三维空间的</w:t>
      </w:r>
      <w:r w:rsidR="00926E17">
        <w:rPr>
          <w:rFonts w:hint="eastAsia"/>
        </w:rPr>
        <w:t>混合网络模型</w:t>
      </w:r>
      <w:bookmarkEnd w:id="31"/>
    </w:p>
    <w:p w14:paraId="23682F18" w14:textId="77777777" w:rsidR="00D56838" w:rsidRPr="00D56838" w:rsidRDefault="00D56838" w:rsidP="00D56838">
      <w:pPr>
        <w:spacing w:line="240" w:lineRule="auto"/>
        <w:ind w:firstLineChars="0" w:firstLine="0"/>
        <w:rPr>
          <w:rFonts w:eastAsia="等线" w:cs="Times New Roman"/>
          <w:sz w:val="32"/>
          <w:szCs w:val="32"/>
        </w:rPr>
      </w:pPr>
      <w:r w:rsidRPr="00D56838">
        <w:rPr>
          <w:rFonts w:eastAsia="等线" w:cs="Times New Roman"/>
          <w:sz w:val="32"/>
          <w:szCs w:val="32"/>
        </w:rPr>
        <w:t>Calculating Total Number of Ad hoc Flows</w:t>
      </w:r>
    </w:p>
    <w:p w14:paraId="6EE36509" w14:textId="77777777" w:rsidR="00D56838" w:rsidRPr="00D56838" w:rsidRDefault="00D56838" w:rsidP="00D56838">
      <w:pPr>
        <w:spacing w:line="240" w:lineRule="auto"/>
        <w:ind w:firstLineChars="0" w:firstLine="0"/>
        <w:rPr>
          <w:rFonts w:eastAsia="等线" w:cs="Times New Roman"/>
          <w:sz w:val="21"/>
          <w:szCs w:val="21"/>
        </w:rPr>
      </w:pPr>
      <w:r w:rsidRPr="00D56838">
        <w:rPr>
          <w:rFonts w:eastAsia="等线" w:cs="Times New Roman"/>
          <w:sz w:val="21"/>
          <w:szCs w:val="21"/>
        </w:rPr>
        <w:tab/>
      </w:r>
      <w:r w:rsidRPr="00D56838">
        <w:rPr>
          <w:rFonts w:eastAsia="等线" w:cs="Times New Roman" w:hint="eastAsia"/>
          <w:sz w:val="21"/>
          <w:szCs w:val="21"/>
        </w:rPr>
        <w:t>Models of the probability of group selection and the probability of communication frequency is same as [</w:t>
      </w:r>
      <w:r w:rsidRPr="00D56838">
        <w:rPr>
          <w:rFonts w:eastAsia="等线" w:cs="Times New Roman"/>
          <w:sz w:val="21"/>
          <w:szCs w:val="21"/>
        </w:rPr>
        <w:t>E-</w:t>
      </w:r>
      <w:proofErr w:type="spellStart"/>
      <w:r w:rsidRPr="00D56838">
        <w:rPr>
          <w:rFonts w:eastAsia="等线" w:cs="Times New Roman"/>
          <w:sz w:val="21"/>
          <w:szCs w:val="21"/>
        </w:rPr>
        <w:t>bita</w:t>
      </w:r>
      <w:proofErr w:type="spellEnd"/>
      <w:r w:rsidRPr="00D56838">
        <w:rPr>
          <w:rFonts w:eastAsia="等线" w:cs="Times New Roman" w:hint="eastAsia"/>
          <w:sz w:val="21"/>
          <w:szCs w:val="21"/>
        </w:rPr>
        <w:t>]</w:t>
      </w:r>
      <w:r w:rsidRPr="00D56838">
        <w:rPr>
          <w:rFonts w:eastAsia="等线" w:cs="Times New Roman"/>
          <w:sz w:val="21"/>
          <w:szCs w:val="21"/>
        </w:rPr>
        <w:t xml:space="preserve">, which are both distance-based with parameter </w:t>
      </w:r>
      <w:r w:rsidR="00AA462A" w:rsidRPr="00AA462A">
        <w:rPr>
          <w:rFonts w:eastAsia="等线" w:cs="Times New Roman"/>
          <w:noProof/>
          <w:sz w:val="21"/>
          <w:szCs w:val="21"/>
        </w:rPr>
        <w:object w:dxaOrig="240" w:dyaOrig="220" w14:anchorId="1F3FA315">
          <v:shape id="_x0000_i1343" type="#_x0000_t75" alt="" style="width:12.8pt;height:11.3pt;mso-width-percent:0;mso-height-percent:0;mso-width-percent:0;mso-height-percent:0" o:ole="">
            <v:imagedata r:id="rId643" o:title=""/>
          </v:shape>
          <o:OLEObject Type="Embed" ProgID="Unknown" ShapeID="_x0000_i1343" DrawAspect="Content" ObjectID="_1637853283" r:id="rId644"/>
        </w:object>
      </w:r>
      <w:r w:rsidRPr="00D56838">
        <w:rPr>
          <w:rFonts w:eastAsia="等线" w:cs="Times New Roman"/>
          <w:sz w:val="21"/>
          <w:szCs w:val="21"/>
        </w:rPr>
        <w:t xml:space="preserve">and </w:t>
      </w:r>
      <w:r w:rsidR="00AA462A" w:rsidRPr="00AA462A">
        <w:rPr>
          <w:rFonts w:eastAsia="等线" w:cs="Times New Roman"/>
          <w:noProof/>
          <w:sz w:val="21"/>
          <w:szCs w:val="21"/>
        </w:rPr>
        <w:object w:dxaOrig="240" w:dyaOrig="320" w14:anchorId="7B515045">
          <v:shape id="_x0000_i1344" type="#_x0000_t75" alt="" style="width:12.8pt;height:16.6pt;mso-width-percent:0;mso-height-percent:0;mso-width-percent:0;mso-height-percent:0" o:ole="">
            <v:imagedata r:id="rId645" o:title=""/>
          </v:shape>
          <o:OLEObject Type="Embed" ProgID="Unknown" ShapeID="_x0000_i1344" DrawAspect="Content" ObjectID="_1637853284" r:id="rId646"/>
        </w:object>
      </w:r>
      <w:r w:rsidRPr="00D56838">
        <w:rPr>
          <w:rFonts w:eastAsia="等线" w:cs="Times New Roman"/>
          <w:sz w:val="21"/>
          <w:szCs w:val="21"/>
        </w:rPr>
        <w:t>.</w:t>
      </w:r>
    </w:p>
    <w:p w14:paraId="24A808C0" w14:textId="77777777" w:rsidR="00D56838" w:rsidRPr="00D56838" w:rsidRDefault="00D56838" w:rsidP="00D56838">
      <w:pPr>
        <w:spacing w:line="240" w:lineRule="auto"/>
        <w:ind w:firstLineChars="0" w:firstLine="0"/>
        <w:rPr>
          <w:rFonts w:eastAsia="等线" w:cs="Times New Roman"/>
          <w:sz w:val="21"/>
          <w:szCs w:val="21"/>
        </w:rPr>
      </w:pPr>
      <w:r w:rsidRPr="00D56838">
        <w:rPr>
          <w:rFonts w:eastAsia="等线" w:cs="Times New Roman"/>
          <w:sz w:val="21"/>
          <w:szCs w:val="21"/>
        </w:rPr>
        <w:tab/>
        <w:t xml:space="preserve">When the ad hoc network is characterized as scale-free network, the LSCs number of source node is no longer a constant. It can be considered as a random variable </w:t>
      </w:r>
      <w:r w:rsidR="00AA462A" w:rsidRPr="00AA462A">
        <w:rPr>
          <w:rFonts w:ascii="等线" w:eastAsia="等线" w:hAnsi="等线" w:cs="Times New Roman"/>
          <w:noProof/>
          <w:position w:val="-10"/>
          <w:sz w:val="21"/>
          <w:szCs w:val="21"/>
        </w:rPr>
        <w:object w:dxaOrig="240" w:dyaOrig="320" w14:anchorId="2E44C8ED">
          <v:shape id="_x0000_i1345" type="#_x0000_t75" alt="" style="width:12.8pt;height:16.6pt;mso-width-percent:0;mso-height-percent:0;mso-width-percent:0;mso-height-percent:0" o:ole="">
            <v:imagedata r:id="rId647" o:title=""/>
          </v:shape>
          <o:OLEObject Type="Embed" ProgID="Equation.DSMT4" ShapeID="_x0000_i1345" DrawAspect="Content" ObjectID="_1637853285" r:id="rId648"/>
        </w:object>
      </w:r>
      <w:r w:rsidRPr="00D56838">
        <w:rPr>
          <w:rFonts w:ascii="等线" w:eastAsia="等线" w:hAnsi="等线" w:cs="Times New Roman"/>
          <w:sz w:val="21"/>
          <w:szCs w:val="21"/>
        </w:rPr>
        <w:t xml:space="preserve"> </w:t>
      </w:r>
      <w:r w:rsidRPr="00D56838">
        <w:rPr>
          <w:rFonts w:eastAsia="等线" w:cs="Times New Roman"/>
          <w:sz w:val="21"/>
          <w:szCs w:val="21"/>
        </w:rPr>
        <w:t>, which can take the values with the probability distribution:</w:t>
      </w:r>
    </w:p>
    <w:p w14:paraId="5D64789A"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1939" w:dyaOrig="1020" w14:anchorId="7619444E">
          <v:shape id="_x0000_i1346" type="#_x0000_t75" alt="" style="width:96.15pt;height:50.15pt;mso-width-percent:0;mso-height-percent:0;mso-width-percent:0;mso-height-percent:0" o:ole="">
            <v:imagedata r:id="rId649" o:title=""/>
          </v:shape>
          <o:OLEObject Type="Embed" ProgID="Equation.DSMT4" ShapeID="_x0000_i1346" DrawAspect="Content" ObjectID="_1637853286" r:id="rId650"/>
        </w:object>
      </w:r>
      <w:r w:rsidRPr="00D56838">
        <w:rPr>
          <w:rFonts w:eastAsia="等线" w:cs="Times New Roman"/>
          <w:b/>
          <w:kern w:val="0"/>
          <w:sz w:val="21"/>
          <w:szCs w:val="21"/>
        </w:rPr>
        <w:tab/>
      </w:r>
      <w:r w:rsidRPr="00D56838">
        <w:rPr>
          <w:rFonts w:eastAsia="等线" w:cs="Times New Roman"/>
          <w:kern w:val="0"/>
          <w:sz w:val="21"/>
          <w:szCs w:val="21"/>
        </w:rPr>
        <w:t>(1)</w:t>
      </w:r>
    </w:p>
    <w:p w14:paraId="72739764"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sz w:val="21"/>
          <w:szCs w:val="21"/>
        </w:rPr>
        <w:t xml:space="preserve">where the denominator is the normalization, </w:t>
      </w:r>
      <w:r w:rsidR="00AA462A" w:rsidRPr="00AA462A">
        <w:rPr>
          <w:rFonts w:ascii="等线" w:eastAsia="等线" w:hAnsi="等线" w:cs="Times New Roman"/>
          <w:noProof/>
          <w:position w:val="-10"/>
          <w:sz w:val="21"/>
          <w:szCs w:val="21"/>
        </w:rPr>
        <w:object w:dxaOrig="1260" w:dyaOrig="320" w14:anchorId="15517501">
          <v:shape id="_x0000_i1347" type="#_x0000_t75" alt="" style="width:62.95pt;height:16.6pt;mso-width-percent:0;mso-height-percent:0;mso-width-percent:0;mso-height-percent:0" o:ole="">
            <v:imagedata r:id="rId651" o:title=""/>
          </v:shape>
          <o:OLEObject Type="Embed" ProgID="Equation.DSMT4" ShapeID="_x0000_i1347" DrawAspect="Content" ObjectID="_1637853287" r:id="rId652"/>
        </w:object>
      </w:r>
      <w:r w:rsidRPr="00D56838">
        <w:rPr>
          <w:rFonts w:eastAsia="等线" w:cs="Times New Roman" w:hint="cs"/>
          <w:sz w:val="21"/>
          <w:szCs w:val="21"/>
        </w:rPr>
        <w:t>.</w:t>
      </w:r>
    </w:p>
    <w:p w14:paraId="5783C34C"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sz w:val="21"/>
          <w:szCs w:val="21"/>
        </w:rPr>
        <w:tab/>
        <w:t>Correspondingly, the probability that a flow is ad hoc flow or a cellular flow in hybrid is changed [</w:t>
      </w:r>
      <w:proofErr w:type="spellStart"/>
      <w:r w:rsidRPr="00D56838">
        <w:rPr>
          <w:rFonts w:eastAsia="等线" w:cs="Times New Roman"/>
          <w:sz w:val="21"/>
          <w:szCs w:val="21"/>
        </w:rPr>
        <w:t>xidian</w:t>
      </w:r>
      <w:proofErr w:type="spellEnd"/>
      <w:r w:rsidRPr="00D56838">
        <w:rPr>
          <w:rFonts w:eastAsia="等线" w:cs="Times New Roman"/>
          <w:sz w:val="21"/>
          <w:szCs w:val="21"/>
        </w:rPr>
        <w:t xml:space="preserve">-Hybrid]. </w:t>
      </w:r>
    </w:p>
    <w:p w14:paraId="74E83111" w14:textId="77777777" w:rsidR="00D56838" w:rsidRPr="00D56838" w:rsidRDefault="00D56838" w:rsidP="00D56838">
      <w:pPr>
        <w:spacing w:line="240" w:lineRule="auto"/>
        <w:ind w:firstLineChars="0" w:firstLine="0"/>
        <w:rPr>
          <w:rFonts w:eastAsia="等线" w:cs="Times New Roman"/>
          <w:sz w:val="21"/>
          <w:szCs w:val="21"/>
        </w:rPr>
      </w:pPr>
      <w:r w:rsidRPr="00D56838">
        <w:rPr>
          <w:rFonts w:eastAsia="等线" w:cs="Times New Roman"/>
          <w:sz w:val="21"/>
          <w:szCs w:val="21"/>
        </w:rPr>
        <w:tab/>
        <w:t xml:space="preserve">When </w:t>
      </w:r>
      <w:r w:rsidR="00AA462A" w:rsidRPr="00AA462A">
        <w:rPr>
          <w:rFonts w:eastAsia="等线" w:cs="Times New Roman"/>
          <w:noProof/>
          <w:position w:val="-6"/>
          <w:sz w:val="21"/>
          <w:szCs w:val="21"/>
        </w:rPr>
        <w:object w:dxaOrig="580" w:dyaOrig="279" w14:anchorId="3DF86F1A">
          <v:shape id="_x0000_i1348" type="#_x0000_t75" alt="" style="width:30.15pt;height:12.8pt;mso-width-percent:0;mso-height-percent:0;mso-width-percent:0;mso-height-percent:0" o:ole="">
            <v:imagedata r:id="rId653" o:title=""/>
          </v:shape>
          <o:OLEObject Type="Embed" ProgID="Equation.DSMT4" ShapeID="_x0000_i1348" DrawAspect="Content" ObjectID="_1637853288" r:id="rId654"/>
        </w:object>
      </w:r>
      <w:r w:rsidRPr="00D56838">
        <w:rPr>
          <w:rFonts w:eastAsia="等线" w:cs="Times New Roman"/>
          <w:sz w:val="21"/>
          <w:szCs w:val="21"/>
        </w:rPr>
        <w:t xml:space="preserve">, the flow is an ad hoc flow. The probability that a flow is an ad hoc flow is calculated as: </w:t>
      </w:r>
    </w:p>
    <w:p w14:paraId="0AAF600D"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position w:val="-42"/>
          <w:sz w:val="21"/>
          <w:szCs w:val="21"/>
        </w:rPr>
        <w:object w:dxaOrig="3900" w:dyaOrig="1060" w14:anchorId="71A63556">
          <v:shape id="_x0000_i1349" type="#_x0000_t75" alt="" style="width:193.4pt;height:52.4pt;mso-width-percent:0;mso-height-percent:0;mso-width-percent:0;mso-height-percent:0" o:ole="">
            <v:imagedata r:id="rId655" o:title=""/>
          </v:shape>
          <o:OLEObject Type="Embed" ProgID="Equation.DSMT4" ShapeID="_x0000_i1349" DrawAspect="Content" ObjectID="_1637853289" r:id="rId656"/>
        </w:object>
      </w:r>
      <w:r w:rsidRPr="00D56838">
        <w:rPr>
          <w:rFonts w:eastAsia="等线" w:cs="Times New Roman"/>
          <w:b/>
          <w:kern w:val="0"/>
          <w:sz w:val="21"/>
          <w:szCs w:val="21"/>
        </w:rPr>
        <w:tab/>
      </w:r>
      <w:r w:rsidRPr="00D56838">
        <w:rPr>
          <w:rFonts w:eastAsia="等线" w:cs="Times New Roman"/>
          <w:kern w:val="0"/>
          <w:sz w:val="21"/>
          <w:szCs w:val="21"/>
        </w:rPr>
        <w:t>(2)</w:t>
      </w:r>
    </w:p>
    <w:p w14:paraId="05048467"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ascii="等线" w:eastAsia="等线" w:hAnsi="等线" w:cs="Times New Roman"/>
          <w:sz w:val="21"/>
          <w:szCs w:val="21"/>
        </w:rPr>
        <w:tab/>
      </w:r>
      <w:r w:rsidRPr="00D56838">
        <w:rPr>
          <w:rFonts w:eastAsia="等线" w:cs="Times New Roman" w:hint="cs"/>
          <w:sz w:val="21"/>
          <w:szCs w:val="21"/>
        </w:rPr>
        <w:t xml:space="preserve">When </w:t>
      </w:r>
      <w:r w:rsidR="00AA462A" w:rsidRPr="00AA462A">
        <w:rPr>
          <w:rFonts w:eastAsia="等线" w:cs="Times New Roman"/>
          <w:noProof/>
          <w:position w:val="-6"/>
          <w:sz w:val="21"/>
          <w:szCs w:val="21"/>
        </w:rPr>
        <w:object w:dxaOrig="580" w:dyaOrig="279" w14:anchorId="7F23231C">
          <v:shape id="_x0000_i1350" type="#_x0000_t75" alt="" style="width:30.15pt;height:12.8pt;mso-width-percent:0;mso-height-percent:0;mso-width-percent:0;mso-height-percent:0" o:ole="">
            <v:imagedata r:id="rId657" o:title=""/>
          </v:shape>
          <o:OLEObject Type="Embed" ProgID="Equation.DSMT4" ShapeID="_x0000_i1350" DrawAspect="Content" ObjectID="_1637853290" r:id="rId658"/>
        </w:object>
      </w:r>
      <w:r w:rsidRPr="00D56838">
        <w:rPr>
          <w:rFonts w:eastAsia="等线" w:cs="Times New Roman"/>
          <w:sz w:val="21"/>
          <w:szCs w:val="21"/>
        </w:rPr>
        <w:t xml:space="preserve">, the flow is a cellular flow: The hop count of each flow is upper bounded by </w:t>
      </w:r>
      <w:r w:rsidR="00AA462A" w:rsidRPr="00AA462A">
        <w:rPr>
          <w:rFonts w:ascii="等线" w:eastAsia="等线" w:hAnsi="等线" w:cs="Times New Roman"/>
          <w:noProof/>
          <w:position w:val="-16"/>
          <w:sz w:val="21"/>
          <w:szCs w:val="21"/>
        </w:rPr>
        <w:object w:dxaOrig="999" w:dyaOrig="460" w14:anchorId="238F704B">
          <v:shape id="_x0000_i1351" type="#_x0000_t75" alt="" style="width:49.4pt;height:24.15pt;mso-width-percent:0;mso-height-percent:0;mso-width-percent:0;mso-height-percent:0" o:ole="">
            <v:imagedata r:id="rId659" o:title=""/>
          </v:shape>
          <o:OLEObject Type="Embed" ProgID="Equation.DSMT4" ShapeID="_x0000_i1351" DrawAspect="Content" ObjectID="_1637853291" r:id="rId660"/>
        </w:object>
      </w:r>
      <w:r w:rsidRPr="00D56838">
        <w:rPr>
          <w:rFonts w:eastAsia="等线" w:cs="Times New Roman" w:hint="cs"/>
          <w:sz w:val="21"/>
          <w:szCs w:val="21"/>
        </w:rPr>
        <w:t xml:space="preserve">. </w:t>
      </w:r>
      <w:r w:rsidRPr="00D56838">
        <w:rPr>
          <w:rFonts w:eastAsia="等线" w:cs="Times New Roman"/>
          <w:sz w:val="21"/>
          <w:szCs w:val="21"/>
        </w:rPr>
        <w:t>Similarly, we calculate the probability that a flow is a cellular flow as:</w:t>
      </w:r>
    </w:p>
    <w:p w14:paraId="1958274E"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AA462A" w:rsidRPr="00AA462A">
        <w:rPr>
          <w:rFonts w:eastAsia="等线" w:cs="Times New Roman"/>
          <w:b/>
          <w:noProof/>
          <w:kern w:val="0"/>
          <w:position w:val="-42"/>
          <w:sz w:val="21"/>
          <w:szCs w:val="21"/>
        </w:rPr>
        <w:object w:dxaOrig="4080" w:dyaOrig="1080" w14:anchorId="33EFAEE8">
          <v:shape id="_x0000_i1352" type="#_x0000_t75" alt="" style="width:206.2pt;height:52.4pt;mso-width-percent:0;mso-height-percent:0;mso-width-percent:0;mso-height-percent:0" o:ole="">
            <v:imagedata r:id="rId661" o:title=""/>
          </v:shape>
          <o:OLEObject Type="Embed" ProgID="Equation.DSMT4" ShapeID="_x0000_i1352" DrawAspect="Content" ObjectID="_1637853292" r:id="rId662"/>
        </w:object>
      </w:r>
      <w:r w:rsidRPr="00D56838">
        <w:rPr>
          <w:rFonts w:eastAsia="等线" w:cs="Times New Roman"/>
          <w:b/>
          <w:kern w:val="0"/>
          <w:sz w:val="21"/>
          <w:szCs w:val="21"/>
        </w:rPr>
        <w:tab/>
      </w:r>
      <w:r w:rsidRPr="00D56838">
        <w:rPr>
          <w:rFonts w:eastAsia="等线" w:cs="Times New Roman"/>
          <w:kern w:val="0"/>
          <w:sz w:val="21"/>
          <w:szCs w:val="21"/>
        </w:rPr>
        <w:t>(3)</w:t>
      </w:r>
    </w:p>
    <w:p w14:paraId="65E8A48A" w14:textId="77777777" w:rsidR="00D56838" w:rsidRPr="00D56838" w:rsidRDefault="00D56838" w:rsidP="00D56838">
      <w:pPr>
        <w:spacing w:line="240" w:lineRule="auto"/>
        <w:ind w:firstLineChars="0" w:firstLine="0"/>
        <w:rPr>
          <w:rFonts w:eastAsia="等线" w:cs="Times New Roman"/>
          <w:sz w:val="21"/>
          <w:szCs w:val="21"/>
        </w:rPr>
      </w:pPr>
      <w:r w:rsidRPr="00D56838">
        <w:rPr>
          <w:rFonts w:eastAsia="等线" w:cs="Times New Roman"/>
          <w:sz w:val="21"/>
          <w:szCs w:val="21"/>
        </w:rPr>
        <w:tab/>
        <w:t xml:space="preserve">The scale-free feature indicates that the number of nodes with large group members is actually </w:t>
      </w:r>
      <w:r w:rsidRPr="00D56838">
        <w:rPr>
          <w:rFonts w:eastAsia="等线" w:cs="Times New Roman"/>
          <w:sz w:val="21"/>
          <w:szCs w:val="21"/>
        </w:rPr>
        <w:lastRenderedPageBreak/>
        <w:t xml:space="preserve">small, which means most of nodes have a limited region of social groups. Naturally, let’s select a large number </w:t>
      </w:r>
      <w:r w:rsidR="00AA462A" w:rsidRPr="00AA462A">
        <w:rPr>
          <w:rFonts w:eastAsia="等线" w:cs="Times New Roman"/>
          <w:noProof/>
          <w:position w:val="-6"/>
          <w:sz w:val="21"/>
          <w:szCs w:val="21"/>
        </w:rPr>
        <w:object w:dxaOrig="260" w:dyaOrig="360" w14:anchorId="489C76DB">
          <v:shape id="_x0000_i1353" type="#_x0000_t75" alt="" style="width:12.8pt;height:18.1pt;mso-width-percent:0;mso-height-percent:0;mso-width-percent:0;mso-height-percent:0" o:ole="">
            <v:imagedata r:id="rId663" o:title=""/>
          </v:shape>
          <o:OLEObject Type="Embed" ProgID="Equation.DSMT4" ShapeID="_x0000_i1353" DrawAspect="Content" ObjectID="_1637853293" r:id="rId664"/>
        </w:object>
      </w:r>
      <w:r w:rsidRPr="00D56838">
        <w:rPr>
          <w:rFonts w:eastAsia="等线" w:cs="Times New Roman"/>
          <w:sz w:val="21"/>
          <w:szCs w:val="21"/>
        </w:rPr>
        <w:t xml:space="preserve"> to separate the probabilities to two parts. Thus, we define </w:t>
      </w:r>
      <w:r w:rsidR="00AA462A" w:rsidRPr="00AA462A">
        <w:rPr>
          <w:rFonts w:eastAsia="等线" w:cs="Times New Roman"/>
          <w:noProof/>
          <w:position w:val="-12"/>
          <w:sz w:val="21"/>
          <w:szCs w:val="21"/>
        </w:rPr>
        <w:object w:dxaOrig="400" w:dyaOrig="360" w14:anchorId="40618238">
          <v:shape id="_x0000_i1354" type="#_x0000_t75" alt="" style="width:19.6pt;height:19.6pt;mso-width-percent:0;mso-height-percent:0;mso-width-percent:0;mso-height-percent:0" o:ole="">
            <v:imagedata r:id="rId665" o:title=""/>
          </v:shape>
          <o:OLEObject Type="Embed" ProgID="Equation.DSMT4" ShapeID="_x0000_i1354" DrawAspect="Content" ObjectID="_1637853294" r:id="rId666"/>
        </w:object>
      </w:r>
      <w:r w:rsidRPr="00D56838">
        <w:rPr>
          <w:rFonts w:eastAsia="等线" w:cs="Times New Roman"/>
          <w:sz w:val="21"/>
          <w:szCs w:val="21"/>
        </w:rPr>
        <w:t xml:space="preserve"> as:</w:t>
      </w:r>
    </w:p>
    <w:p w14:paraId="28FD2DBB"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4140" w:dyaOrig="1060" w14:anchorId="68B9231F">
          <v:shape id="_x0000_i1355" type="#_x0000_t75" alt="" style="width:206.95pt;height:52.4pt;mso-width-percent:0;mso-height-percent:0;mso-width-percent:0;mso-height-percent:0" o:ole="">
            <v:imagedata r:id="rId667" o:title=""/>
          </v:shape>
          <o:OLEObject Type="Embed" ProgID="Equation.DSMT4" ShapeID="_x0000_i1355" DrawAspect="Content" ObjectID="_1637853295" r:id="rId668"/>
        </w:object>
      </w:r>
      <w:r w:rsidRPr="00D56838">
        <w:rPr>
          <w:rFonts w:eastAsia="等线" w:cs="Times New Roman"/>
          <w:b/>
          <w:kern w:val="0"/>
          <w:sz w:val="21"/>
          <w:szCs w:val="21"/>
        </w:rPr>
        <w:tab/>
      </w:r>
      <w:r w:rsidRPr="00D56838">
        <w:rPr>
          <w:rFonts w:eastAsia="等线" w:cs="Times New Roman"/>
          <w:kern w:val="0"/>
          <w:sz w:val="21"/>
          <w:szCs w:val="21"/>
        </w:rPr>
        <w:t>(4)</w:t>
      </w:r>
    </w:p>
    <w:p w14:paraId="13D0327B"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4320" w:dyaOrig="1080" w14:anchorId="492BF9EC">
          <v:shape id="_x0000_i1356" type="#_x0000_t75" alt="" style="width:3in;height:52.4pt;mso-width-percent:0;mso-height-percent:0;mso-width-percent:0;mso-height-percent:0" o:ole="">
            <v:imagedata r:id="rId669" o:title=""/>
          </v:shape>
          <o:OLEObject Type="Embed" ProgID="Equation.DSMT4" ShapeID="_x0000_i1356" DrawAspect="Content" ObjectID="_1637853296" r:id="rId670"/>
        </w:object>
      </w:r>
      <w:r w:rsidRPr="00D56838">
        <w:rPr>
          <w:rFonts w:eastAsia="等线" w:cs="Times New Roman"/>
          <w:b/>
          <w:kern w:val="0"/>
          <w:sz w:val="21"/>
          <w:szCs w:val="21"/>
        </w:rPr>
        <w:tab/>
      </w:r>
      <w:r w:rsidRPr="00D56838">
        <w:rPr>
          <w:rFonts w:eastAsia="等线" w:cs="Times New Roman"/>
          <w:kern w:val="0"/>
          <w:sz w:val="21"/>
          <w:szCs w:val="21"/>
        </w:rPr>
        <w:t>(5)</w:t>
      </w:r>
    </w:p>
    <w:p w14:paraId="352D6077"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sz w:val="21"/>
          <w:szCs w:val="21"/>
        </w:rPr>
        <w:tab/>
        <w:t>And</w:t>
      </w:r>
      <w:r w:rsidRPr="00D56838">
        <w:rPr>
          <w:rFonts w:eastAsia="等线" w:cs="Times New Roman" w:hint="eastAsia"/>
          <w:sz w:val="21"/>
          <w:szCs w:val="21"/>
        </w:rPr>
        <w:t xml:space="preserve"> define</w:t>
      </w:r>
      <w:r w:rsidR="00AA462A" w:rsidRPr="00AA462A">
        <w:rPr>
          <w:rFonts w:eastAsia="等线" w:cs="Times New Roman"/>
          <w:noProof/>
          <w:position w:val="-12"/>
          <w:sz w:val="21"/>
          <w:szCs w:val="21"/>
        </w:rPr>
        <w:object w:dxaOrig="420" w:dyaOrig="360" w14:anchorId="7C27A771">
          <v:shape id="_x0000_i1357" type="#_x0000_t75" alt="" style="width:22.6pt;height:19.6pt;mso-width-percent:0;mso-height-percent:0;mso-width-percent:0;mso-height-percent:0" o:ole="">
            <v:imagedata r:id="rId671" o:title=""/>
          </v:shape>
          <o:OLEObject Type="Embed" ProgID="Equation.DSMT4" ShapeID="_x0000_i1357" DrawAspect="Content" ObjectID="_1637853297" r:id="rId672"/>
        </w:object>
      </w:r>
      <w:r w:rsidRPr="00D56838">
        <w:rPr>
          <w:rFonts w:eastAsia="等线" w:cs="Times New Roman"/>
          <w:sz w:val="21"/>
          <w:szCs w:val="21"/>
        </w:rPr>
        <w:t xml:space="preserve"> as:</w:t>
      </w:r>
    </w:p>
    <w:p w14:paraId="28DA8F85"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position w:val="-42"/>
          <w:sz w:val="21"/>
          <w:szCs w:val="21"/>
        </w:rPr>
        <w:object w:dxaOrig="3980" w:dyaOrig="1060" w14:anchorId="40AEE039">
          <v:shape id="_x0000_i1358" type="#_x0000_t75" alt="" style="width:199.4pt;height:52.4pt;mso-width-percent:0;mso-height-percent:0;mso-width-percent:0;mso-height-percent:0" o:ole="">
            <v:imagedata r:id="rId673" o:title=""/>
          </v:shape>
          <o:OLEObject Type="Embed" ProgID="Equation.DSMT4" ShapeID="_x0000_i1358" DrawAspect="Content" ObjectID="_1637853298" r:id="rId674"/>
        </w:object>
      </w:r>
      <w:r w:rsidRPr="00D56838">
        <w:rPr>
          <w:rFonts w:eastAsia="等线" w:cs="Times New Roman"/>
          <w:b/>
          <w:kern w:val="0"/>
          <w:sz w:val="21"/>
          <w:szCs w:val="21"/>
        </w:rPr>
        <w:tab/>
      </w:r>
      <w:r w:rsidRPr="00D56838">
        <w:rPr>
          <w:rFonts w:eastAsia="等线" w:cs="Times New Roman"/>
          <w:kern w:val="0"/>
          <w:sz w:val="21"/>
          <w:szCs w:val="21"/>
        </w:rPr>
        <w:t>(6)</w:t>
      </w:r>
    </w:p>
    <w:p w14:paraId="63C0B66F"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position w:val="-42"/>
          <w:sz w:val="21"/>
          <w:szCs w:val="21"/>
        </w:rPr>
        <w:object w:dxaOrig="4160" w:dyaOrig="1080" w14:anchorId="09F64F82">
          <v:shape id="_x0000_i1359" type="#_x0000_t75" alt="" style="width:207.7pt;height:52.4pt;mso-width-percent:0;mso-height-percent:0;mso-width-percent:0;mso-height-percent:0" o:ole="">
            <v:imagedata r:id="rId675" o:title=""/>
          </v:shape>
          <o:OLEObject Type="Embed" ProgID="Equation.DSMT4" ShapeID="_x0000_i1359" DrawAspect="Content" ObjectID="_1637853299" r:id="rId676"/>
        </w:object>
      </w:r>
      <w:r w:rsidRPr="00D56838">
        <w:rPr>
          <w:rFonts w:eastAsia="等线" w:cs="Times New Roman"/>
          <w:b/>
          <w:kern w:val="0"/>
          <w:sz w:val="21"/>
          <w:szCs w:val="21"/>
        </w:rPr>
        <w:tab/>
      </w:r>
      <w:r w:rsidRPr="00D56838">
        <w:rPr>
          <w:rFonts w:eastAsia="等线" w:cs="Times New Roman"/>
          <w:kern w:val="0"/>
          <w:sz w:val="21"/>
          <w:szCs w:val="21"/>
        </w:rPr>
        <w:t>(7)</w:t>
      </w:r>
    </w:p>
    <w:p w14:paraId="7323A759"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sz w:val="21"/>
          <w:szCs w:val="21"/>
        </w:rPr>
        <w:tab/>
        <w:t xml:space="preserve">Note that </w:t>
      </w:r>
      <w:r w:rsidR="00AA462A" w:rsidRPr="00AA462A">
        <w:rPr>
          <w:rFonts w:eastAsia="等线" w:cs="Times New Roman"/>
          <w:noProof/>
          <w:position w:val="-12"/>
          <w:sz w:val="21"/>
          <w:szCs w:val="21"/>
        </w:rPr>
        <w:object w:dxaOrig="1520" w:dyaOrig="360" w14:anchorId="01B092EC">
          <v:shape id="_x0000_i1360" type="#_x0000_t75" alt="" style="width:75.75pt;height:19.6pt;mso-width-percent:0;mso-height-percent:0;mso-width-percent:0;mso-height-percent:0" o:ole="">
            <v:imagedata r:id="rId677" o:title=""/>
          </v:shape>
          <o:OLEObject Type="Embed" ProgID="Equation.DSMT4" ShapeID="_x0000_i1360" DrawAspect="Content" ObjectID="_1637853300" r:id="rId678"/>
        </w:object>
      </w:r>
      <w:r w:rsidRPr="00D56838">
        <w:rPr>
          <w:rFonts w:eastAsia="等线" w:cs="Times New Roman"/>
          <w:sz w:val="21"/>
          <w:szCs w:val="21"/>
        </w:rPr>
        <w:t xml:space="preserve">, </w:t>
      </w:r>
      <w:r w:rsidR="00AA462A" w:rsidRPr="00AA462A">
        <w:rPr>
          <w:rFonts w:eastAsia="等线" w:cs="Times New Roman"/>
          <w:noProof/>
          <w:position w:val="-12"/>
          <w:sz w:val="21"/>
          <w:szCs w:val="21"/>
        </w:rPr>
        <w:object w:dxaOrig="1680" w:dyaOrig="360" w14:anchorId="7A0DE47C">
          <v:shape id="_x0000_i1361" type="#_x0000_t75" alt="" style="width:84.8pt;height:19.6pt;mso-width-percent:0;mso-height-percent:0;mso-width-percent:0;mso-height-percent:0" o:ole="">
            <v:imagedata r:id="rId679" o:title=""/>
          </v:shape>
          <o:OLEObject Type="Embed" ProgID="Equation.DSMT4" ShapeID="_x0000_i1361" DrawAspect="Content" ObjectID="_1637853301" r:id="rId680"/>
        </w:object>
      </w:r>
      <w:r w:rsidRPr="00D56838">
        <w:rPr>
          <w:rFonts w:eastAsia="等线" w:cs="Times New Roman"/>
          <w:sz w:val="21"/>
          <w:szCs w:val="21"/>
        </w:rPr>
        <w:t xml:space="preserve">. Separately, we compute </w:t>
      </w:r>
      <w:r w:rsidR="00AA462A" w:rsidRPr="00AA462A">
        <w:rPr>
          <w:rFonts w:eastAsia="等线" w:cs="Times New Roman"/>
          <w:noProof/>
          <w:position w:val="-12"/>
          <w:sz w:val="21"/>
          <w:szCs w:val="21"/>
        </w:rPr>
        <w:object w:dxaOrig="400" w:dyaOrig="360" w14:anchorId="70863367">
          <v:shape id="_x0000_i1362" type="#_x0000_t75" alt="" style="width:19.6pt;height:19.6pt;mso-width-percent:0;mso-height-percent:0;mso-width-percent:0;mso-height-percent:0" o:ole="">
            <v:imagedata r:id="rId681" o:title=""/>
          </v:shape>
          <o:OLEObject Type="Embed" ProgID="Equation.DSMT4" ShapeID="_x0000_i1362" DrawAspect="Content" ObjectID="_1637853302" r:id="rId682"/>
        </w:object>
      </w:r>
      <w:r w:rsidRPr="00D56838">
        <w:rPr>
          <w:rFonts w:eastAsia="等线" w:cs="Times New Roman"/>
          <w:sz w:val="21"/>
          <w:szCs w:val="21"/>
        </w:rPr>
        <w:t xml:space="preserve"> and </w:t>
      </w:r>
      <w:r w:rsidR="00AA462A" w:rsidRPr="00AA462A">
        <w:rPr>
          <w:rFonts w:eastAsia="等线" w:cs="Times New Roman"/>
          <w:noProof/>
          <w:position w:val="-12"/>
          <w:sz w:val="21"/>
          <w:szCs w:val="21"/>
        </w:rPr>
        <w:object w:dxaOrig="420" w:dyaOrig="360" w14:anchorId="0794513D">
          <v:shape id="_x0000_i1363" type="#_x0000_t75" alt="" style="width:22.6pt;height:19.6pt;mso-width-percent:0;mso-height-percent:0;mso-width-percent:0;mso-height-percent:0" o:ole="">
            <v:imagedata r:id="rId683" o:title=""/>
          </v:shape>
          <o:OLEObject Type="Embed" ProgID="Equation.DSMT4" ShapeID="_x0000_i1363" DrawAspect="Content" ObjectID="_1637853303" r:id="rId684"/>
        </w:object>
      </w:r>
      <w:r w:rsidRPr="00D56838">
        <w:rPr>
          <w:rFonts w:eastAsia="等线" w:cs="Times New Roman"/>
          <w:sz w:val="21"/>
          <w:szCs w:val="21"/>
        </w:rPr>
        <w:t xml:space="preserve">; </w:t>
      </w:r>
      <w:r w:rsidR="00AA462A" w:rsidRPr="00AA462A">
        <w:rPr>
          <w:rFonts w:eastAsia="等线" w:cs="Times New Roman"/>
          <w:noProof/>
          <w:position w:val="-12"/>
          <w:sz w:val="21"/>
          <w:szCs w:val="21"/>
        </w:rPr>
        <w:object w:dxaOrig="460" w:dyaOrig="360" w14:anchorId="1A20D336">
          <v:shape id="_x0000_i1364" type="#_x0000_t75" alt="" style="width:24.15pt;height:19.6pt;mso-width-percent:0;mso-height-percent:0;mso-width-percent:0;mso-height-percent:0" o:ole="">
            <v:imagedata r:id="rId685" o:title=""/>
          </v:shape>
          <o:OLEObject Type="Embed" ProgID="Equation.DSMT4" ShapeID="_x0000_i1364" DrawAspect="Content" ObjectID="_1637853304" r:id="rId686"/>
        </w:object>
      </w:r>
      <w:r w:rsidRPr="00D56838">
        <w:rPr>
          <w:rFonts w:eastAsia="等线" w:cs="Times New Roman"/>
          <w:sz w:val="21"/>
          <w:szCs w:val="21"/>
        </w:rPr>
        <w:t xml:space="preserve"> and </w:t>
      </w:r>
      <w:r w:rsidR="00AA462A" w:rsidRPr="00AA462A">
        <w:rPr>
          <w:rFonts w:eastAsia="等线" w:cs="Times New Roman"/>
          <w:noProof/>
          <w:position w:val="-12"/>
          <w:sz w:val="21"/>
          <w:szCs w:val="21"/>
        </w:rPr>
        <w:object w:dxaOrig="480" w:dyaOrig="360" w14:anchorId="4949B321">
          <v:shape id="_x0000_i1365" type="#_x0000_t75" alt="" style="width:24.15pt;height:19.6pt;mso-width-percent:0;mso-height-percent:0;mso-width-percent:0;mso-height-percent:0" o:ole="">
            <v:imagedata r:id="rId687" o:title=""/>
          </v:shape>
          <o:OLEObject Type="Embed" ProgID="Equation.DSMT4" ShapeID="_x0000_i1365" DrawAspect="Content" ObjectID="_1637853305" r:id="rId688"/>
        </w:object>
      </w:r>
      <w:r w:rsidRPr="00D56838">
        <w:rPr>
          <w:rFonts w:eastAsia="等线" w:cs="Times New Roman"/>
          <w:sz w:val="21"/>
          <w:szCs w:val="21"/>
        </w:rPr>
        <w:t xml:space="preserve"> for different values of social parameters.</w:t>
      </w:r>
    </w:p>
    <w:p w14:paraId="39D7F82B"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ascii="等线" w:eastAsia="等线" w:hAnsi="等线" w:cs="Times New Roman"/>
          <w:sz w:val="21"/>
          <w:szCs w:val="21"/>
        </w:rPr>
        <w:tab/>
      </w:r>
      <w:r w:rsidRPr="00D56838">
        <w:rPr>
          <w:rFonts w:eastAsia="等线" w:cs="Times New Roman" w:hint="cs"/>
          <w:sz w:val="21"/>
          <w:szCs w:val="21"/>
        </w:rPr>
        <w:t xml:space="preserve">As </w:t>
      </w:r>
      <w:r w:rsidRPr="00D56838">
        <w:rPr>
          <w:rFonts w:eastAsia="等线" w:cs="Times New Roman"/>
          <w:sz w:val="21"/>
          <w:szCs w:val="21"/>
        </w:rPr>
        <w:t>referred</w:t>
      </w:r>
      <w:r w:rsidRPr="00D56838">
        <w:rPr>
          <w:rFonts w:eastAsia="等线" w:cs="Times New Roman" w:hint="cs"/>
          <w:sz w:val="21"/>
          <w:szCs w:val="21"/>
        </w:rPr>
        <w:t xml:space="preserve"> to [</w:t>
      </w:r>
      <w:r w:rsidRPr="00D56838">
        <w:rPr>
          <w:rFonts w:eastAsia="等线" w:cs="Times New Roman"/>
          <w:sz w:val="21"/>
          <w:szCs w:val="21"/>
        </w:rPr>
        <w:t>1</w:t>
      </w:r>
      <w:r w:rsidRPr="00D56838">
        <w:rPr>
          <w:rFonts w:eastAsia="等线" w:cs="Times New Roman" w:hint="cs"/>
          <w:sz w:val="21"/>
          <w:szCs w:val="21"/>
        </w:rPr>
        <w:t>]</w:t>
      </w:r>
      <w:r w:rsidRPr="00D56838">
        <w:rPr>
          <w:rFonts w:eastAsia="等线" w:cs="Times New Roman"/>
          <w:sz w:val="21"/>
          <w:szCs w:val="21"/>
        </w:rPr>
        <w:t xml:space="preserve">, we can apply the Law of Large Numbers(LLN) for </w:t>
      </w:r>
      <w:r w:rsidR="00AA462A" w:rsidRPr="00AA462A">
        <w:rPr>
          <w:rFonts w:ascii="等线" w:eastAsia="等线" w:hAnsi="等线" w:cs="Times New Roman"/>
          <w:noProof/>
          <w:position w:val="-12"/>
          <w:sz w:val="21"/>
          <w:szCs w:val="21"/>
        </w:rPr>
        <w:object w:dxaOrig="639" w:dyaOrig="360" w14:anchorId="1BBDF43B">
          <v:shape id="_x0000_i1366" type="#_x0000_t75" alt="" style="width:33.95pt;height:19.6pt;mso-width-percent:0;mso-height-percent:0;mso-width-percent:0;mso-height-percent:0" o:ole="">
            <v:imagedata r:id="rId689" o:title=""/>
          </v:shape>
          <o:OLEObject Type="Embed" ProgID="Equation.DSMT4" ShapeID="_x0000_i1366" DrawAspect="Content" ObjectID="_1637853306" r:id="rId690"/>
        </w:object>
      </w:r>
      <w:r w:rsidRPr="00D56838">
        <w:rPr>
          <w:rFonts w:ascii="等线" w:eastAsia="等线" w:hAnsi="等线" w:cs="Times New Roman"/>
          <w:sz w:val="21"/>
          <w:szCs w:val="21"/>
        </w:rPr>
        <w:t xml:space="preserve"> </w:t>
      </w:r>
      <w:r w:rsidRPr="00D56838">
        <w:rPr>
          <w:rFonts w:eastAsia="等线" w:cs="Times New Roman" w:hint="cs"/>
          <w:sz w:val="21"/>
          <w:szCs w:val="21"/>
        </w:rPr>
        <w:t>to obtain the order :</w:t>
      </w:r>
    </w:p>
    <w:p w14:paraId="2D5866C2"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1700" w:dyaOrig="999" w14:anchorId="3E851719">
          <v:shape id="_x0000_i1367" type="#_x0000_t75" alt="" style="width:82.55pt;height:49.4pt;mso-width-percent:0;mso-height-percent:0;mso-width-percent:0;mso-height-percent:0" o:ole="">
            <v:imagedata r:id="rId691" o:title=""/>
          </v:shape>
          <o:OLEObject Type="Embed" ProgID="Equation.DSMT4" ShapeID="_x0000_i1367" DrawAspect="Content" ObjectID="_1637853307" r:id="rId692"/>
        </w:object>
      </w:r>
      <w:r w:rsidRPr="00D56838">
        <w:rPr>
          <w:rFonts w:eastAsia="等线" w:cs="Times New Roman"/>
          <w:b/>
          <w:kern w:val="0"/>
          <w:sz w:val="21"/>
          <w:szCs w:val="21"/>
        </w:rPr>
        <w:tab/>
      </w:r>
      <w:r w:rsidRPr="00D56838">
        <w:rPr>
          <w:rFonts w:eastAsia="等线" w:cs="Times New Roman"/>
          <w:kern w:val="0"/>
          <w:sz w:val="21"/>
          <w:szCs w:val="21"/>
        </w:rPr>
        <w:t>(8)</w:t>
      </w:r>
    </w:p>
    <w:p w14:paraId="336AF1DA"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ascii="等线" w:eastAsia="等线" w:hAnsi="等线" w:cs="Times New Roman"/>
          <w:sz w:val="21"/>
          <w:szCs w:val="21"/>
        </w:rPr>
        <w:tab/>
      </w:r>
      <w:r w:rsidRPr="00D56838">
        <w:rPr>
          <w:rFonts w:eastAsia="等线" w:cs="Times New Roman"/>
          <w:sz w:val="21"/>
          <w:szCs w:val="21"/>
        </w:rPr>
        <w:t>Then the two probabilities of part 1 can be denoted by:</w:t>
      </w:r>
    </w:p>
    <w:p w14:paraId="28CCF5B7"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3340" w:dyaOrig="840" w14:anchorId="79B5D679">
          <v:shape id="_x0000_i1368" type="#_x0000_t75" alt="" style="width:167pt;height:41.85pt;mso-width-percent:0;mso-height-percent:0;mso-width-percent:0;mso-height-percent:0" o:ole="">
            <v:imagedata r:id="rId693" o:title=""/>
          </v:shape>
          <o:OLEObject Type="Embed" ProgID="Equation.DSMT4" ShapeID="_x0000_i1368" DrawAspect="Content" ObjectID="_1637853308" r:id="rId694"/>
        </w:object>
      </w:r>
      <w:r w:rsidRPr="00D56838">
        <w:rPr>
          <w:rFonts w:eastAsia="等线" w:cs="Times New Roman"/>
          <w:b/>
          <w:kern w:val="0"/>
          <w:sz w:val="21"/>
          <w:szCs w:val="21"/>
        </w:rPr>
        <w:tab/>
      </w:r>
      <w:r w:rsidRPr="00D56838">
        <w:rPr>
          <w:rFonts w:eastAsia="等线" w:cs="Times New Roman"/>
          <w:kern w:val="0"/>
          <w:sz w:val="21"/>
          <w:szCs w:val="21"/>
        </w:rPr>
        <w:t>(9)</w:t>
      </w:r>
    </w:p>
    <w:p w14:paraId="59FB25D3"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3519" w:dyaOrig="1080" w14:anchorId="3CD12953">
          <v:shape id="_x0000_i1369" type="#_x0000_t75" alt="" style="width:177.55pt;height:52.4pt;mso-width-percent:0;mso-height-percent:0;mso-width-percent:0;mso-height-percent:0" o:ole="">
            <v:imagedata r:id="rId695" o:title=""/>
          </v:shape>
          <o:OLEObject Type="Embed" ProgID="Equation.DSMT4" ShapeID="_x0000_i1369" DrawAspect="Content" ObjectID="_1637853309" r:id="rId696"/>
        </w:object>
      </w:r>
      <w:r w:rsidRPr="00D56838">
        <w:rPr>
          <w:rFonts w:eastAsia="等线" w:cs="Times New Roman"/>
          <w:b/>
          <w:kern w:val="0"/>
          <w:sz w:val="21"/>
          <w:szCs w:val="21"/>
        </w:rPr>
        <w:tab/>
      </w:r>
      <w:r w:rsidRPr="00D56838">
        <w:rPr>
          <w:rFonts w:eastAsia="等线" w:cs="Times New Roman"/>
          <w:kern w:val="0"/>
          <w:sz w:val="21"/>
          <w:szCs w:val="21"/>
        </w:rPr>
        <w:t>(10)</w:t>
      </w:r>
    </w:p>
    <w:p w14:paraId="12E70046"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sz w:val="21"/>
          <w:szCs w:val="21"/>
        </w:rPr>
        <w:tab/>
        <w:t xml:space="preserve">For the probability of </w:t>
      </w:r>
      <w:r w:rsidR="00AA462A" w:rsidRPr="00AA462A">
        <w:rPr>
          <w:rFonts w:eastAsia="等线" w:cs="Times New Roman"/>
          <w:noProof/>
          <w:position w:val="-12"/>
          <w:sz w:val="21"/>
          <w:szCs w:val="21"/>
        </w:rPr>
        <w:object w:dxaOrig="340" w:dyaOrig="360" w14:anchorId="7AD8724E">
          <v:shape id="_x0000_i1370" type="#_x0000_t75" alt="" style="width:16.6pt;height:19.6pt;mso-width-percent:0;mso-height-percent:0;mso-width-percent:0;mso-height-percent:0" o:ole="">
            <v:imagedata r:id="rId697" o:title=""/>
          </v:shape>
          <o:OLEObject Type="Embed" ProgID="Equation.DSMT4" ShapeID="_x0000_i1370" DrawAspect="Content" ObjectID="_1637853310" r:id="rId698"/>
        </w:object>
      </w:r>
      <w:r w:rsidRPr="00D56838">
        <w:rPr>
          <w:rFonts w:eastAsia="等线" w:cs="Times New Roman"/>
          <w:sz w:val="21"/>
          <w:szCs w:val="21"/>
        </w:rPr>
        <w:t xml:space="preserve">, it’s obvious that </w:t>
      </w:r>
      <w:r w:rsidR="00AA462A" w:rsidRPr="00AA462A">
        <w:rPr>
          <w:rFonts w:eastAsia="等线" w:cs="Times New Roman"/>
          <w:noProof/>
          <w:position w:val="-12"/>
          <w:sz w:val="21"/>
          <w:szCs w:val="21"/>
        </w:rPr>
        <w:object w:dxaOrig="400" w:dyaOrig="360" w14:anchorId="7C4A8551">
          <v:shape id="_x0000_i1371" type="#_x0000_t75" alt="" style="width:19.6pt;height:19.6pt;mso-width-percent:0;mso-height-percent:0;mso-width-percent:0;mso-height-percent:0" o:ole="">
            <v:imagedata r:id="rId699" o:title=""/>
          </v:shape>
          <o:OLEObject Type="Embed" ProgID="Equation.DSMT4" ShapeID="_x0000_i1371" DrawAspect="Content" ObjectID="_1637853311" r:id="rId700"/>
        </w:object>
      </w:r>
      <w:r w:rsidRPr="00D56838">
        <w:rPr>
          <w:rFonts w:eastAsia="等线" w:cs="Times New Roman"/>
          <w:sz w:val="21"/>
          <w:szCs w:val="21"/>
        </w:rPr>
        <w:t xml:space="preserve"> is not a function of </w:t>
      </w:r>
      <w:r w:rsidR="00AA462A" w:rsidRPr="00AA462A">
        <w:rPr>
          <w:rFonts w:eastAsia="等线" w:cs="Times New Roman"/>
          <w:noProof/>
          <w:position w:val="-6"/>
          <w:sz w:val="21"/>
          <w:szCs w:val="21"/>
        </w:rPr>
        <w:object w:dxaOrig="240" w:dyaOrig="220" w14:anchorId="5767E4FF">
          <v:shape id="_x0000_i1372" type="#_x0000_t75" alt="" style="width:12.8pt;height:11.3pt;mso-width-percent:0;mso-height-percent:0;mso-width-percent:0;mso-height-percent:0" o:ole="">
            <v:imagedata r:id="rId701" o:title=""/>
          </v:shape>
          <o:OLEObject Type="Embed" ProgID="Equation.DSMT4" ShapeID="_x0000_i1372" DrawAspect="Content" ObjectID="_1637853312" r:id="rId702"/>
        </w:object>
      </w:r>
      <w:r w:rsidRPr="00D56838">
        <w:rPr>
          <w:rFonts w:eastAsia="等线" w:cs="Times New Roman"/>
          <w:sz w:val="21"/>
          <w:szCs w:val="21"/>
        </w:rPr>
        <w:t xml:space="preserve">. According to the </w:t>
      </w:r>
      <w:r w:rsidRPr="00D56838">
        <w:rPr>
          <w:rFonts w:eastAsia="等线" w:cs="Times New Roman"/>
          <w:sz w:val="21"/>
          <w:szCs w:val="21"/>
        </w:rPr>
        <w:lastRenderedPageBreak/>
        <w:t>derivation of [E-</w:t>
      </w:r>
      <w:proofErr w:type="spellStart"/>
      <w:r w:rsidRPr="00D56838">
        <w:rPr>
          <w:rFonts w:eastAsia="等线" w:cs="Times New Roman" w:hint="eastAsia"/>
          <w:sz w:val="21"/>
          <w:szCs w:val="21"/>
        </w:rPr>
        <w:t>bita</w:t>
      </w:r>
      <w:proofErr w:type="spellEnd"/>
      <w:r w:rsidRPr="00D56838">
        <w:rPr>
          <w:rFonts w:eastAsia="等线" w:cs="Times New Roman"/>
          <w:sz w:val="21"/>
          <w:szCs w:val="21"/>
        </w:rPr>
        <w:t>]:</w:t>
      </w:r>
    </w:p>
    <w:p w14:paraId="43023121"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3640" w:dyaOrig="1020" w14:anchorId="5C7BDA50">
          <v:shape id="_x0000_i1373" type="#_x0000_t75" alt="" style="width:182.85pt;height:50.15pt;mso-width-percent:0;mso-height-percent:0;mso-width-percent:0;mso-height-percent:0" o:ole="">
            <v:imagedata r:id="rId703" o:title=""/>
          </v:shape>
          <o:OLEObject Type="Embed" ProgID="Equation.DSMT4" ShapeID="_x0000_i1373" DrawAspect="Content" ObjectID="_1637853313" r:id="rId704"/>
        </w:object>
      </w:r>
      <w:r w:rsidRPr="00D56838">
        <w:rPr>
          <w:rFonts w:eastAsia="等线" w:cs="Times New Roman"/>
          <w:b/>
          <w:kern w:val="0"/>
          <w:sz w:val="21"/>
          <w:szCs w:val="21"/>
        </w:rPr>
        <w:tab/>
      </w:r>
      <w:r w:rsidRPr="00D56838">
        <w:rPr>
          <w:rFonts w:eastAsia="等线" w:cs="Times New Roman"/>
          <w:kern w:val="0"/>
          <w:sz w:val="21"/>
          <w:szCs w:val="21"/>
        </w:rPr>
        <w:t>(11)</w:t>
      </w:r>
    </w:p>
    <w:p w14:paraId="4623A591" w14:textId="77777777" w:rsidR="00D56838" w:rsidRPr="00D56838" w:rsidRDefault="00D56838" w:rsidP="00D56838">
      <w:pPr>
        <w:spacing w:line="240" w:lineRule="auto"/>
        <w:ind w:firstLineChars="0" w:firstLine="420"/>
        <w:jc w:val="left"/>
        <w:rPr>
          <w:rFonts w:eastAsia="等线" w:cs="Times New Roman"/>
          <w:sz w:val="21"/>
          <w:szCs w:val="21"/>
        </w:rPr>
      </w:pPr>
      <w:r w:rsidRPr="00D56838">
        <w:rPr>
          <w:rFonts w:eastAsia="等线" w:cs="Times New Roman"/>
          <w:sz w:val="21"/>
          <w:szCs w:val="21"/>
        </w:rPr>
        <w:t xml:space="preserve">If </w:t>
      </w:r>
      <w:r w:rsidR="00AA462A" w:rsidRPr="00AA462A">
        <w:rPr>
          <w:rFonts w:eastAsia="等线" w:cs="Times New Roman"/>
          <w:noProof/>
          <w:position w:val="-10"/>
          <w:sz w:val="21"/>
          <w:szCs w:val="21"/>
        </w:rPr>
        <w:object w:dxaOrig="520" w:dyaOrig="320" w14:anchorId="40F91480">
          <v:shape id="_x0000_i1374" type="#_x0000_t75" alt="" style="width:26.4pt;height:16.6pt;mso-width-percent:0;mso-height-percent:0;mso-width-percent:0;mso-height-percent:0" o:ole="">
            <v:imagedata r:id="rId705" o:title=""/>
          </v:shape>
          <o:OLEObject Type="Embed" ProgID="Equation.DSMT4" ShapeID="_x0000_i1374" DrawAspect="Content" ObjectID="_1637853314" r:id="rId706"/>
        </w:object>
      </w:r>
      <w:r w:rsidRPr="00D56838">
        <w:rPr>
          <w:rFonts w:eastAsia="等线" w:cs="Times New Roman"/>
          <w:sz w:val="21"/>
          <w:szCs w:val="21"/>
        </w:rPr>
        <w:t>,</w:t>
      </w:r>
      <w:r w:rsidR="00AA462A" w:rsidRPr="00AA462A">
        <w:rPr>
          <w:rFonts w:eastAsia="等线" w:cs="Times New Roman"/>
          <w:noProof/>
          <w:position w:val="-32"/>
          <w:sz w:val="21"/>
          <w:szCs w:val="21"/>
        </w:rPr>
        <w:object w:dxaOrig="859" w:dyaOrig="720" w14:anchorId="4B87DA50">
          <v:shape id="_x0000_i1375" type="#_x0000_t75" alt="" style="width:41.85pt;height:38.45pt;mso-width-percent:0;mso-height-percent:0;mso-width-percent:0;mso-height-percent:0" o:ole="">
            <v:imagedata r:id="rId707" o:title=""/>
          </v:shape>
          <o:OLEObject Type="Embed" ProgID="Equation.DSMT4" ShapeID="_x0000_i1375" DrawAspect="Content" ObjectID="_1637853315" r:id="rId708"/>
        </w:object>
      </w:r>
      <w:r w:rsidRPr="00D56838">
        <w:rPr>
          <w:rFonts w:eastAsia="等线" w:cs="Times New Roman"/>
          <w:sz w:val="21"/>
          <w:szCs w:val="21"/>
        </w:rPr>
        <w:t xml:space="preserve"> and </w:t>
      </w:r>
      <w:r w:rsidR="00AA462A" w:rsidRPr="00AA462A">
        <w:rPr>
          <w:rFonts w:eastAsia="等线" w:cs="Times New Roman"/>
          <w:noProof/>
          <w:position w:val="-18"/>
          <w:sz w:val="21"/>
          <w:szCs w:val="21"/>
        </w:rPr>
        <w:object w:dxaOrig="639" w:dyaOrig="480" w14:anchorId="2C05B31B">
          <v:shape id="_x0000_i1376" type="#_x0000_t75" alt="" style="width:33.95pt;height:24.15pt;mso-width-percent:0;mso-height-percent:0;mso-width-percent:0;mso-height-percent:0" o:ole="">
            <v:imagedata r:id="rId709" o:title=""/>
          </v:shape>
          <o:OLEObject Type="Embed" ProgID="Equation.DSMT4" ShapeID="_x0000_i1376" DrawAspect="Content" ObjectID="_1637853316" r:id="rId710"/>
        </w:object>
      </w:r>
      <w:r w:rsidRPr="00D56838">
        <w:rPr>
          <w:rFonts w:eastAsia="等线" w:cs="Times New Roman"/>
          <w:sz w:val="21"/>
          <w:szCs w:val="21"/>
        </w:rPr>
        <w:t xml:space="preserve"> </w:t>
      </w:r>
      <w:r w:rsidRPr="00D56838">
        <w:rPr>
          <w:rFonts w:eastAsia="等线" w:cs="Times New Roman" w:hint="eastAsia"/>
          <w:sz w:val="21"/>
          <w:szCs w:val="21"/>
        </w:rPr>
        <w:t xml:space="preserve">are both </w:t>
      </w:r>
      <w:r w:rsidRPr="00D56838">
        <w:rPr>
          <w:rFonts w:eastAsia="等线" w:cs="Times New Roman"/>
          <w:sz w:val="21"/>
          <w:szCs w:val="21"/>
        </w:rPr>
        <w:t>the partial sums of Riemann zeta function and have the feature</w:t>
      </w:r>
      <w:r w:rsidR="00AA462A" w:rsidRPr="00AA462A">
        <w:rPr>
          <w:rFonts w:eastAsia="等线" w:cs="Times New Roman"/>
          <w:noProof/>
          <w:position w:val="-32"/>
          <w:sz w:val="21"/>
          <w:szCs w:val="21"/>
        </w:rPr>
        <w:object w:dxaOrig="3120" w:dyaOrig="720" w14:anchorId="39791F47">
          <v:shape id="_x0000_i1377" type="#_x0000_t75" alt="" style="width:156.05pt;height:38.45pt;mso-width-percent:0;mso-height-percent:0;mso-width-percent:0;mso-height-percent:0" o:ole="">
            <v:imagedata r:id="rId711" o:title=""/>
          </v:shape>
          <o:OLEObject Type="Embed" ProgID="Equation.DSMT4" ShapeID="_x0000_i1377" DrawAspect="Content" ObjectID="_1637853317" r:id="rId712"/>
        </w:object>
      </w:r>
      <w:r w:rsidRPr="00D56838">
        <w:rPr>
          <w:rFonts w:eastAsia="等线" w:cs="Times New Roman"/>
          <w:sz w:val="21"/>
          <w:szCs w:val="21"/>
        </w:rPr>
        <w:t>[E-</w:t>
      </w:r>
      <w:proofErr w:type="spellStart"/>
      <w:r w:rsidRPr="00D56838">
        <w:rPr>
          <w:rFonts w:eastAsia="等线" w:cs="Times New Roman" w:hint="eastAsia"/>
          <w:sz w:val="21"/>
          <w:szCs w:val="21"/>
        </w:rPr>
        <w:t>bita</w:t>
      </w:r>
      <w:proofErr w:type="spellEnd"/>
      <w:r w:rsidRPr="00D56838">
        <w:rPr>
          <w:rFonts w:eastAsia="等线" w:cs="Times New Roman"/>
          <w:sz w:val="21"/>
          <w:szCs w:val="21"/>
        </w:rPr>
        <w:t xml:space="preserve">]. As a result, </w:t>
      </w:r>
      <w:r w:rsidR="00AA462A" w:rsidRPr="00AA462A">
        <w:rPr>
          <w:rFonts w:eastAsia="等线" w:cs="Times New Roman"/>
          <w:noProof/>
          <w:position w:val="-12"/>
          <w:sz w:val="21"/>
          <w:szCs w:val="21"/>
        </w:rPr>
        <w:object w:dxaOrig="400" w:dyaOrig="360" w14:anchorId="5141E8A4">
          <v:shape id="_x0000_i1378" type="#_x0000_t75" alt="" style="width:19.6pt;height:19.6pt;mso-width-percent:0;mso-height-percent:0;mso-width-percent:0;mso-height-percent:0" o:ole="">
            <v:imagedata r:id="rId699" o:title=""/>
          </v:shape>
          <o:OLEObject Type="Embed" ProgID="Equation.DSMT4" ShapeID="_x0000_i1378" DrawAspect="Content" ObjectID="_1637853318" r:id="rId713"/>
        </w:object>
      </w:r>
      <w:r w:rsidRPr="00D56838">
        <w:rPr>
          <w:rFonts w:eastAsia="等线" w:cs="Times New Roman"/>
          <w:sz w:val="21"/>
          <w:szCs w:val="21"/>
        </w:rPr>
        <w:t xml:space="preserve"> can be further reduced to:</w:t>
      </w:r>
    </w:p>
    <w:p w14:paraId="609378B3"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2840" w:dyaOrig="920" w14:anchorId="251BD713">
          <v:shape id="_x0000_i1379" type="#_x0000_t75" alt="" style="width:143.25pt;height:45.6pt;mso-width-percent:0;mso-height-percent:0;mso-width-percent:0;mso-height-percent:0" o:ole="">
            <v:imagedata r:id="rId714" o:title=""/>
          </v:shape>
          <o:OLEObject Type="Embed" ProgID="Equation.DSMT4" ShapeID="_x0000_i1379" DrawAspect="Content" ObjectID="_1637853319" r:id="rId715"/>
        </w:object>
      </w:r>
      <w:r w:rsidRPr="00D56838">
        <w:rPr>
          <w:rFonts w:eastAsia="等线" w:cs="Times New Roman"/>
          <w:b/>
          <w:kern w:val="0"/>
          <w:sz w:val="21"/>
          <w:szCs w:val="21"/>
        </w:rPr>
        <w:tab/>
      </w:r>
      <w:r w:rsidRPr="00D56838">
        <w:rPr>
          <w:rFonts w:eastAsia="等线" w:cs="Times New Roman"/>
          <w:kern w:val="0"/>
          <w:sz w:val="21"/>
          <w:szCs w:val="21"/>
        </w:rPr>
        <w:t>(12)</w:t>
      </w:r>
    </w:p>
    <w:p w14:paraId="148A60BE" w14:textId="77777777" w:rsidR="00D56838" w:rsidRPr="00D56838" w:rsidRDefault="00D56838" w:rsidP="00D56838">
      <w:pPr>
        <w:spacing w:line="240" w:lineRule="auto"/>
        <w:ind w:firstLineChars="0" w:firstLine="420"/>
        <w:jc w:val="left"/>
        <w:rPr>
          <w:rFonts w:eastAsia="等线" w:cs="Times New Roman"/>
          <w:sz w:val="21"/>
          <w:szCs w:val="21"/>
        </w:rPr>
      </w:pPr>
      <w:r w:rsidRPr="00D56838">
        <w:rPr>
          <w:rFonts w:eastAsia="等线" w:cs="Times New Roman"/>
          <w:sz w:val="21"/>
          <w:szCs w:val="21"/>
        </w:rPr>
        <w:t xml:space="preserve">If </w:t>
      </w:r>
      <w:r w:rsidR="00AA462A" w:rsidRPr="00AA462A">
        <w:rPr>
          <w:rFonts w:eastAsia="等线" w:cs="Times New Roman"/>
          <w:noProof/>
          <w:position w:val="-10"/>
          <w:sz w:val="21"/>
          <w:szCs w:val="21"/>
        </w:rPr>
        <w:object w:dxaOrig="859" w:dyaOrig="320" w14:anchorId="7FEFC109">
          <v:shape id="_x0000_i1380" type="#_x0000_t75" alt="" style="width:41.85pt;height:16.6pt;mso-width-percent:0;mso-height-percent:0;mso-width-percent:0;mso-height-percent:0" o:ole="">
            <v:imagedata r:id="rId716" o:title=""/>
          </v:shape>
          <o:OLEObject Type="Embed" ProgID="Equation.DSMT4" ShapeID="_x0000_i1380" DrawAspect="Content" ObjectID="_1637853320" r:id="rId717"/>
        </w:object>
      </w:r>
      <w:r w:rsidRPr="00D56838">
        <w:rPr>
          <w:rFonts w:eastAsia="等线" w:cs="Times New Roman"/>
          <w:sz w:val="21"/>
          <w:szCs w:val="21"/>
        </w:rPr>
        <w:t xml:space="preserve">, it can be shown that the order of </w:t>
      </w:r>
      <w:r w:rsidR="00AA462A" w:rsidRPr="00AA462A">
        <w:rPr>
          <w:rFonts w:eastAsia="等线" w:cs="Times New Roman"/>
          <w:noProof/>
          <w:position w:val="-32"/>
          <w:sz w:val="21"/>
          <w:szCs w:val="21"/>
        </w:rPr>
        <w:object w:dxaOrig="859" w:dyaOrig="720" w14:anchorId="792B46EF">
          <v:shape id="_x0000_i1381" type="#_x0000_t75" alt="" style="width:41.85pt;height:38.45pt;mso-width-percent:0;mso-height-percent:0;mso-width-percent:0;mso-height-percent:0" o:ole="">
            <v:imagedata r:id="rId718" o:title=""/>
          </v:shape>
          <o:OLEObject Type="Embed" ProgID="Equation.DSMT4" ShapeID="_x0000_i1381" DrawAspect="Content" ObjectID="_1637853321" r:id="rId719"/>
        </w:object>
      </w:r>
      <w:r w:rsidRPr="00D56838">
        <w:rPr>
          <w:rFonts w:eastAsia="等线" w:cs="Times New Roman"/>
          <w:sz w:val="21"/>
          <w:szCs w:val="21"/>
        </w:rPr>
        <w:t xml:space="preserve"> and </w:t>
      </w:r>
      <w:r w:rsidR="00AA462A" w:rsidRPr="00AA462A">
        <w:rPr>
          <w:rFonts w:eastAsia="等线" w:cs="Times New Roman"/>
          <w:noProof/>
          <w:position w:val="-18"/>
          <w:sz w:val="21"/>
          <w:szCs w:val="21"/>
        </w:rPr>
        <w:object w:dxaOrig="639" w:dyaOrig="480" w14:anchorId="4B4ADFF5">
          <v:shape id="_x0000_i1382" type="#_x0000_t75" alt="" style="width:33.95pt;height:24.15pt;mso-width-percent:0;mso-height-percent:0;mso-width-percent:0;mso-height-percent:0" o:ole="">
            <v:imagedata r:id="rId720" o:title=""/>
          </v:shape>
          <o:OLEObject Type="Embed" ProgID="Equation.DSMT4" ShapeID="_x0000_i1382" DrawAspect="Content" ObjectID="_1637853322" r:id="rId721"/>
        </w:object>
      </w:r>
      <w:r w:rsidRPr="00D56838">
        <w:rPr>
          <w:rFonts w:eastAsia="等线" w:cs="Times New Roman"/>
          <w:sz w:val="21"/>
          <w:szCs w:val="21"/>
        </w:rPr>
        <w:t xml:space="preserve"> are both equal to </w:t>
      </w:r>
      <w:r w:rsidR="00AA462A" w:rsidRPr="00AA462A">
        <w:rPr>
          <w:rFonts w:eastAsia="等线" w:cs="Times New Roman"/>
          <w:noProof/>
          <w:position w:val="-28"/>
          <w:sz w:val="21"/>
          <w:szCs w:val="21"/>
        </w:rPr>
        <w:object w:dxaOrig="520" w:dyaOrig="700" w14:anchorId="1C4D667D">
          <v:shape id="_x0000_i1383" type="#_x0000_t75" alt="" style="width:26.4pt;height:33.95pt;mso-width-percent:0;mso-height-percent:0;mso-width-percent:0;mso-height-percent:0" o:ole="">
            <v:imagedata r:id="rId722" o:title=""/>
          </v:shape>
          <o:OLEObject Type="Embed" ProgID="Equation.DSMT4" ShapeID="_x0000_i1383" DrawAspect="Content" ObjectID="_1637853323" r:id="rId723"/>
        </w:object>
      </w:r>
      <w:r w:rsidRPr="00D56838">
        <w:rPr>
          <w:rFonts w:eastAsia="等线" w:cs="Times New Roman"/>
          <w:sz w:val="21"/>
          <w:szCs w:val="21"/>
        </w:rPr>
        <w:t>[E-</w:t>
      </w:r>
      <w:proofErr w:type="spellStart"/>
      <w:r w:rsidRPr="00D56838">
        <w:rPr>
          <w:rFonts w:eastAsia="等线" w:cs="Times New Roman" w:hint="eastAsia"/>
          <w:sz w:val="21"/>
          <w:szCs w:val="21"/>
        </w:rPr>
        <w:t>bita</w:t>
      </w:r>
      <w:proofErr w:type="spellEnd"/>
      <w:r w:rsidRPr="00D56838">
        <w:rPr>
          <w:rFonts w:eastAsia="等线" w:cs="Times New Roman"/>
          <w:sz w:val="21"/>
          <w:szCs w:val="21"/>
        </w:rPr>
        <w:t xml:space="preserve">]. Thus, </w:t>
      </w:r>
      <w:r w:rsidR="00AA462A" w:rsidRPr="00AA462A">
        <w:rPr>
          <w:rFonts w:eastAsia="等线" w:cs="Times New Roman"/>
          <w:noProof/>
          <w:position w:val="-12"/>
          <w:sz w:val="21"/>
          <w:szCs w:val="21"/>
        </w:rPr>
        <w:object w:dxaOrig="400" w:dyaOrig="360" w14:anchorId="34DA5573">
          <v:shape id="_x0000_i1384" type="#_x0000_t75" alt="" style="width:19.6pt;height:19.6pt;mso-width-percent:0;mso-height-percent:0;mso-width-percent:0;mso-height-percent:0" o:ole="">
            <v:imagedata r:id="rId699" o:title=""/>
          </v:shape>
          <o:OLEObject Type="Embed" ProgID="Equation.DSMT4" ShapeID="_x0000_i1384" DrawAspect="Content" ObjectID="_1637853324" r:id="rId724"/>
        </w:object>
      </w:r>
      <w:r w:rsidRPr="00D56838">
        <w:rPr>
          <w:rFonts w:eastAsia="等线" w:cs="Times New Roman"/>
          <w:sz w:val="21"/>
          <w:szCs w:val="21"/>
        </w:rPr>
        <w:t xml:space="preserve"> still equals to </w:t>
      </w:r>
      <w:r w:rsidRPr="00D56838">
        <w:rPr>
          <w:rFonts w:eastAsia="等线" w:cs="Times New Roman"/>
          <w:kern w:val="0"/>
          <w:sz w:val="21"/>
          <w:szCs w:val="21"/>
        </w:rPr>
        <w:t>(12)</w:t>
      </w:r>
      <w:r w:rsidRPr="00D56838">
        <w:rPr>
          <w:rFonts w:eastAsia="等线" w:cs="Times New Roman"/>
          <w:sz w:val="21"/>
          <w:szCs w:val="21"/>
        </w:rPr>
        <w:t>:</w:t>
      </w:r>
    </w:p>
    <w:p w14:paraId="1BAE1A37" w14:textId="77777777" w:rsidR="00D56838" w:rsidRPr="00D56838" w:rsidRDefault="00D56838" w:rsidP="00D56838">
      <w:pPr>
        <w:spacing w:line="240" w:lineRule="auto"/>
        <w:ind w:firstLineChars="0" w:firstLine="420"/>
        <w:jc w:val="left"/>
        <w:rPr>
          <w:rFonts w:eastAsia="等线" w:cs="Times New Roman"/>
          <w:sz w:val="21"/>
        </w:rPr>
      </w:pPr>
      <w:r w:rsidRPr="00D56838">
        <w:rPr>
          <w:rFonts w:eastAsia="等线" w:cs="Times New Roman" w:hint="eastAsia"/>
          <w:sz w:val="21"/>
          <w:szCs w:val="21"/>
        </w:rPr>
        <w:t xml:space="preserve">Noticed that </w:t>
      </w:r>
      <w:r w:rsidR="00AA462A" w:rsidRPr="00AA462A">
        <w:rPr>
          <w:rFonts w:ascii="等线" w:eastAsia="等线" w:hAnsi="等线" w:cs="Times New Roman"/>
          <w:noProof/>
          <w:sz w:val="21"/>
        </w:rPr>
        <w:object w:dxaOrig="279" w:dyaOrig="360" w14:anchorId="019DA955">
          <v:shape id="_x0000_i1385" type="#_x0000_t75" alt="" style="width:12.8pt;height:19.6pt;mso-width-percent:0;mso-height-percent:0;mso-width-percent:0;mso-height-percent:0" o:ole="">
            <v:imagedata r:id="rId725" o:title=""/>
          </v:shape>
          <o:OLEObject Type="Embed" ProgID="Unknown" ShapeID="_x0000_i1385" DrawAspect="Content" ObjectID="_1637853325" r:id="rId726"/>
        </w:object>
      </w:r>
      <w:r w:rsidRPr="00D56838">
        <w:rPr>
          <w:rFonts w:ascii="等线" w:eastAsia="等线" w:hAnsi="等线" w:cs="Times New Roman"/>
          <w:sz w:val="21"/>
        </w:rPr>
        <w:t xml:space="preserve"> </w:t>
      </w:r>
      <w:r w:rsidRPr="00D56838">
        <w:rPr>
          <w:rFonts w:eastAsia="等线" w:cs="Times New Roman" w:hint="cs"/>
          <w:sz w:val="21"/>
        </w:rPr>
        <w:t xml:space="preserve">is the distance between </w:t>
      </w:r>
      <w:r w:rsidRPr="00D56838">
        <w:rPr>
          <w:rFonts w:eastAsia="等线" w:cs="Times New Roman"/>
          <w:sz w:val="21"/>
        </w:rPr>
        <w:t xml:space="preserve">the source and the destination, which is actually the hop number </w:t>
      </w:r>
      <w:r w:rsidR="00AA462A" w:rsidRPr="00AA462A">
        <w:rPr>
          <w:rFonts w:ascii="等线" w:eastAsia="等线" w:hAnsi="等线" w:cs="Times New Roman"/>
          <w:noProof/>
          <w:sz w:val="21"/>
        </w:rPr>
        <w:object w:dxaOrig="980" w:dyaOrig="540" w14:anchorId="668AD9A1">
          <v:shape id="_x0000_i1386" type="#_x0000_t75" alt="" style="width:47.85pt;height:27.9pt;mso-width-percent:0;mso-height-percent:0;mso-width-percent:0;mso-height-percent:0" o:ole="">
            <v:imagedata r:id="rId727" o:title=""/>
          </v:shape>
          <o:OLEObject Type="Embed" ProgID="Unknown" ShapeID="_x0000_i1386" DrawAspect="Content" ObjectID="_1637853326" r:id="rId728"/>
        </w:object>
      </w:r>
      <w:r w:rsidRPr="00D56838">
        <w:rPr>
          <w:rFonts w:eastAsia="等线" w:cs="Times New Roman" w:hint="cs"/>
          <w:sz w:val="21"/>
        </w:rPr>
        <w:t xml:space="preserve">. </w:t>
      </w:r>
      <w:r w:rsidRPr="00D56838">
        <w:rPr>
          <w:rFonts w:eastAsia="等线" w:cs="Times New Roman"/>
          <w:sz w:val="21"/>
        </w:rPr>
        <w:t xml:space="preserve">The terms of two summations over </w:t>
      </w:r>
      <w:r w:rsidR="00AA462A" w:rsidRPr="00AA462A">
        <w:rPr>
          <w:rFonts w:ascii="等线" w:eastAsia="等线" w:hAnsi="等线" w:cs="Times New Roman"/>
          <w:noProof/>
          <w:sz w:val="21"/>
        </w:rPr>
        <w:object w:dxaOrig="260" w:dyaOrig="360" w14:anchorId="5EA5429B">
          <v:shape id="_x0000_i1387" type="#_x0000_t75" alt="" style="width:12.8pt;height:19.6pt;mso-width-percent:0;mso-height-percent:0;mso-width-percent:0;mso-height-percent:0" o:ole="">
            <v:imagedata r:id="rId729" o:title=""/>
          </v:shape>
          <o:OLEObject Type="Embed" ProgID="Unknown" ShapeID="_x0000_i1387" DrawAspect="Content" ObjectID="_1637853327" r:id="rId730"/>
        </w:object>
      </w:r>
      <w:r w:rsidRPr="00D56838">
        <w:rPr>
          <w:rFonts w:eastAsia="等线" w:cs="Times New Roman"/>
          <w:sz w:val="21"/>
        </w:rPr>
        <w:t xml:space="preserve"> and </w:t>
      </w:r>
      <w:r w:rsidR="00AA462A" w:rsidRPr="00AA462A">
        <w:rPr>
          <w:rFonts w:ascii="等线" w:eastAsia="等线" w:hAnsi="等线" w:cs="Times New Roman"/>
          <w:noProof/>
          <w:sz w:val="21"/>
        </w:rPr>
        <w:object w:dxaOrig="139" w:dyaOrig="279" w14:anchorId="0C1EDAD2">
          <v:shape id="_x0000_i1388" type="#_x0000_t75" alt="" style="width:7.55pt;height:12.8pt;mso-width-percent:0;mso-height-percent:0;mso-width-percent:0;mso-height-percent:0" o:ole="">
            <v:imagedata r:id="rId731" o:title=""/>
          </v:shape>
          <o:OLEObject Type="Embed" ProgID="Unknown" ShapeID="_x0000_i1388" DrawAspect="Content" ObjectID="_1637853328" r:id="rId732"/>
        </w:object>
      </w:r>
      <w:r w:rsidRPr="00D56838">
        <w:rPr>
          <w:rFonts w:ascii="等线" w:eastAsia="等线" w:hAnsi="等线" w:cs="Times New Roman"/>
          <w:sz w:val="21"/>
        </w:rPr>
        <w:t xml:space="preserve"> </w:t>
      </w:r>
      <w:r w:rsidRPr="00D56838">
        <w:rPr>
          <w:rFonts w:eastAsia="等线" w:cs="Times New Roman"/>
          <w:sz w:val="21"/>
        </w:rPr>
        <w:t xml:space="preserve">denote the total number of nodes in one sub-cell and the number of sub-cells in the specific hop number </w:t>
      </w:r>
      <w:r w:rsidR="00AA462A" w:rsidRPr="00AA462A">
        <w:rPr>
          <w:rFonts w:ascii="等线" w:eastAsia="等线" w:hAnsi="等线" w:cs="Times New Roman"/>
          <w:noProof/>
          <w:sz w:val="21"/>
        </w:rPr>
        <w:object w:dxaOrig="200" w:dyaOrig="220" w14:anchorId="514929E4">
          <v:shape id="_x0000_i1389" type="#_x0000_t75" alt="" style="width:9.05pt;height:11.3pt;mso-width-percent:0;mso-height-percent:0;mso-width-percent:0;mso-height-percent:0" o:ole="">
            <v:imagedata r:id="rId733" o:title=""/>
          </v:shape>
          <o:OLEObject Type="Embed" ProgID="Unknown" ShapeID="_x0000_i1389" DrawAspect="Content" ObjectID="_1637853329" r:id="rId734"/>
        </w:object>
      </w:r>
      <w:r w:rsidRPr="00D56838">
        <w:rPr>
          <w:rFonts w:eastAsia="等线" w:cs="Times New Roman"/>
          <w:sz w:val="21"/>
        </w:rPr>
        <w:t xml:space="preserve">, the number of which is  in the order of </w:t>
      </w:r>
      <w:r w:rsidR="00AA462A" w:rsidRPr="00AA462A">
        <w:rPr>
          <w:rFonts w:ascii="等线" w:eastAsia="等线" w:hAnsi="等线" w:cs="Times New Roman"/>
          <w:noProof/>
          <w:sz w:val="21"/>
        </w:rPr>
        <w:object w:dxaOrig="780" w:dyaOrig="400" w14:anchorId="373015FF">
          <v:shape id="_x0000_i1390" type="#_x0000_t75" alt="" style="width:38.05pt;height:19.6pt;mso-width-percent:0;mso-height-percent:0;mso-width-percent:0;mso-height-percent:0" o:ole="">
            <v:imagedata r:id="rId735" o:title=""/>
          </v:shape>
          <o:OLEObject Type="Embed" ProgID="Unknown" ShapeID="_x0000_i1390" DrawAspect="Content" ObjectID="_1637853330" r:id="rId736"/>
        </w:object>
      </w:r>
      <w:r w:rsidRPr="00D56838">
        <w:rPr>
          <w:rFonts w:eastAsia="等线" w:cs="Times New Roman" w:hint="cs"/>
          <w:sz w:val="21"/>
        </w:rPr>
        <w:t xml:space="preserve"> [</w:t>
      </w:r>
      <w:r w:rsidRPr="00D56838">
        <w:rPr>
          <w:rFonts w:eastAsia="等线" w:cs="Times New Roman"/>
          <w:sz w:val="21"/>
        </w:rPr>
        <w:t>Ca. of Scale-free</w:t>
      </w:r>
      <w:r w:rsidRPr="00D56838">
        <w:rPr>
          <w:rFonts w:eastAsia="等线" w:cs="Times New Roman" w:hint="cs"/>
          <w:sz w:val="21"/>
        </w:rPr>
        <w:t xml:space="preserve">]. </w:t>
      </w:r>
      <w:r w:rsidRPr="00D56838">
        <w:rPr>
          <w:rFonts w:eastAsia="等线" w:cs="Times New Roman"/>
          <w:sz w:val="21"/>
        </w:rPr>
        <w:t xml:space="preserve">When </w:t>
      </w:r>
      <w:r w:rsidR="00AA462A" w:rsidRPr="00AA462A">
        <w:rPr>
          <w:rFonts w:ascii="等线" w:eastAsia="等线" w:hAnsi="等线" w:cs="Times New Roman"/>
          <w:noProof/>
          <w:sz w:val="21"/>
        </w:rPr>
        <w:object w:dxaOrig="200" w:dyaOrig="220" w14:anchorId="38FF7D1D">
          <v:shape id="_x0000_i1391" type="#_x0000_t75" alt="" style="width:9.05pt;height:11.3pt;mso-width-percent:0;mso-height-percent:0;mso-width-percent:0;mso-height-percent:0" o:ole="">
            <v:imagedata r:id="rId737" o:title=""/>
          </v:shape>
          <o:OLEObject Type="Embed" ProgID="Unknown" ShapeID="_x0000_i1391" DrawAspect="Content" ObjectID="_1637853331" r:id="rId738"/>
        </w:object>
      </w:r>
      <w:r w:rsidRPr="00D56838">
        <w:rPr>
          <w:rFonts w:eastAsia="等线" w:cs="Times New Roman"/>
          <w:sz w:val="21"/>
        </w:rPr>
        <w:t xml:space="preserve"> is large, the approximating finite sum can be indicated as Riemann-</w:t>
      </w:r>
      <w:proofErr w:type="spellStart"/>
      <w:r w:rsidRPr="00D56838">
        <w:rPr>
          <w:rFonts w:eastAsia="等线" w:cs="Times New Roman"/>
          <w:sz w:val="21"/>
        </w:rPr>
        <w:t>Stieltjes</w:t>
      </w:r>
      <w:proofErr w:type="spellEnd"/>
      <w:r w:rsidRPr="00D56838">
        <w:rPr>
          <w:rFonts w:eastAsia="等线" w:cs="Times New Roman"/>
          <w:sz w:val="21"/>
        </w:rPr>
        <w:t xml:space="preserve"> integral [Social Interaction]. Hence, we have:</w:t>
      </w:r>
    </w:p>
    <w:p w14:paraId="01306482"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3500" w:dyaOrig="1320" w14:anchorId="23931641">
          <v:shape id="_x0000_i1392" type="#_x0000_t75" alt="" style="width:176.8pt;height:64.45pt;mso-width-percent:0;mso-height-percent:0;mso-width-percent:0;mso-height-percent:0" o:ole="">
            <v:imagedata r:id="rId739" o:title=""/>
          </v:shape>
          <o:OLEObject Type="Embed" ProgID="Equation.DSMT4" ShapeID="_x0000_i1392" DrawAspect="Content" ObjectID="_1637853332" r:id="rId740"/>
        </w:object>
      </w:r>
      <w:r w:rsidRPr="00D56838">
        <w:rPr>
          <w:rFonts w:eastAsia="等线" w:cs="Times New Roman"/>
          <w:b/>
          <w:kern w:val="0"/>
          <w:sz w:val="21"/>
          <w:szCs w:val="21"/>
        </w:rPr>
        <w:tab/>
      </w:r>
      <w:r w:rsidRPr="00D56838">
        <w:rPr>
          <w:rFonts w:eastAsia="等线" w:cs="Times New Roman"/>
          <w:kern w:val="0"/>
          <w:sz w:val="21"/>
          <w:szCs w:val="21"/>
        </w:rPr>
        <w:t>(</w:t>
      </w:r>
      <w:r w:rsidRPr="00D56838">
        <w:rPr>
          <w:rFonts w:eastAsia="等线" w:cs="Times New Roman" w:hint="eastAsia"/>
          <w:kern w:val="0"/>
          <w:sz w:val="21"/>
          <w:szCs w:val="21"/>
        </w:rPr>
        <w:t>13</w:t>
      </w:r>
      <w:r w:rsidRPr="00D56838">
        <w:rPr>
          <w:rFonts w:eastAsia="等线" w:cs="Times New Roman"/>
          <w:kern w:val="0"/>
          <w:sz w:val="21"/>
          <w:szCs w:val="21"/>
        </w:rPr>
        <w:t>)</w:t>
      </w:r>
    </w:p>
    <w:p w14:paraId="388C8F5E"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sz w:val="21"/>
          <w:szCs w:val="21"/>
        </w:rPr>
        <w:tab/>
        <w:t>With the same method it can be derived that:</w:t>
      </w:r>
    </w:p>
    <w:p w14:paraId="0364CF36"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4540" w:dyaOrig="1920" w14:anchorId="039C2896">
          <v:shape id="_x0000_i1393" type="#_x0000_t75" alt="" style="width:225.8pt;height:95.35pt;mso-width-percent:0;mso-height-percent:0;mso-width-percent:0;mso-height-percent:0" o:ole="">
            <v:imagedata r:id="rId741" o:title=""/>
          </v:shape>
          <o:OLEObject Type="Embed" ProgID="Equation.DSMT4" ShapeID="_x0000_i1393" DrawAspect="Content" ObjectID="_1637853333" r:id="rId742"/>
        </w:object>
      </w:r>
      <w:r w:rsidRPr="00D56838">
        <w:rPr>
          <w:rFonts w:eastAsia="等线" w:cs="Times New Roman"/>
          <w:b/>
          <w:kern w:val="0"/>
          <w:sz w:val="21"/>
          <w:szCs w:val="21"/>
        </w:rPr>
        <w:tab/>
      </w:r>
      <w:r w:rsidRPr="00D56838">
        <w:rPr>
          <w:rFonts w:eastAsia="等线" w:cs="Times New Roman"/>
          <w:kern w:val="0"/>
          <w:sz w:val="21"/>
          <w:szCs w:val="21"/>
        </w:rPr>
        <w:t>(</w:t>
      </w:r>
      <w:r w:rsidRPr="00D56838">
        <w:rPr>
          <w:rFonts w:eastAsia="等线" w:cs="Times New Roman" w:hint="eastAsia"/>
          <w:kern w:val="0"/>
          <w:sz w:val="21"/>
          <w:szCs w:val="21"/>
        </w:rPr>
        <w:t>14</w:t>
      </w:r>
      <w:r w:rsidRPr="00D56838">
        <w:rPr>
          <w:rFonts w:eastAsia="等线" w:cs="Times New Roman"/>
          <w:kern w:val="0"/>
          <w:sz w:val="21"/>
          <w:szCs w:val="21"/>
        </w:rPr>
        <w:t>)</w:t>
      </w:r>
    </w:p>
    <w:p w14:paraId="4D6E0330" w14:textId="77777777" w:rsidR="00D56838" w:rsidRPr="00D56838" w:rsidRDefault="00D56838" w:rsidP="00D56838">
      <w:pPr>
        <w:spacing w:line="240" w:lineRule="auto"/>
        <w:ind w:firstLineChars="0" w:firstLine="420"/>
        <w:jc w:val="left"/>
        <w:rPr>
          <w:rFonts w:eastAsia="等线" w:cs="Times New Roman"/>
          <w:sz w:val="21"/>
          <w:szCs w:val="21"/>
        </w:rPr>
      </w:pPr>
      <w:r w:rsidRPr="00D56838">
        <w:rPr>
          <w:rFonts w:eastAsia="等线" w:cs="Times New Roman"/>
          <w:sz w:val="21"/>
          <w:szCs w:val="21"/>
        </w:rPr>
        <w:lastRenderedPageBreak/>
        <w:t xml:space="preserve">Next we calculate the upper bound for </w:t>
      </w:r>
      <w:r w:rsidR="00AA462A" w:rsidRPr="00AA462A">
        <w:rPr>
          <w:rFonts w:eastAsia="等线" w:cs="Times New Roman"/>
          <w:noProof/>
          <w:position w:val="-12"/>
          <w:sz w:val="21"/>
          <w:szCs w:val="21"/>
        </w:rPr>
        <w:object w:dxaOrig="420" w:dyaOrig="360" w14:anchorId="34152502">
          <v:shape id="_x0000_i1394" type="#_x0000_t75" alt="" style="width:22.6pt;height:19.6pt;mso-width-percent:0;mso-height-percent:0;mso-width-percent:0;mso-height-percent:0" o:ole="">
            <v:imagedata r:id="rId743" o:title=""/>
          </v:shape>
          <o:OLEObject Type="Embed" ProgID="Equation.DSMT4" ShapeID="_x0000_i1394" DrawAspect="Content" ObjectID="_1637853334" r:id="rId744"/>
        </w:object>
      </w:r>
      <w:r w:rsidRPr="00D56838">
        <w:rPr>
          <w:rFonts w:eastAsia="等线" w:cs="Times New Roman"/>
          <w:sz w:val="21"/>
          <w:szCs w:val="21"/>
        </w:rPr>
        <w:t xml:space="preserve">. In (2), </w:t>
      </w:r>
      <w:r w:rsidR="00AA462A" w:rsidRPr="00AA462A">
        <w:rPr>
          <w:rFonts w:eastAsia="等线" w:cs="Times New Roman"/>
          <w:noProof/>
          <w:position w:val="-24"/>
          <w:sz w:val="21"/>
          <w:szCs w:val="21"/>
        </w:rPr>
        <w:object w:dxaOrig="1260" w:dyaOrig="600" w14:anchorId="6AF7BC38">
          <v:shape id="_x0000_i1395" type="#_x0000_t75" alt="" style="width:62.95pt;height:30.15pt;mso-width-percent:0;mso-height-percent:0;mso-width-percent:0;mso-height-percent:0" o:ole="">
            <v:imagedata r:id="rId745" o:title=""/>
          </v:shape>
          <o:OLEObject Type="Embed" ProgID="Equation.DSMT4" ShapeID="_x0000_i1395" DrawAspect="Content" ObjectID="_1637853335" r:id="rId746"/>
        </w:object>
      </w:r>
      <w:r w:rsidRPr="00D56838">
        <w:rPr>
          <w:rFonts w:eastAsia="等线" w:cs="Times New Roman"/>
          <w:sz w:val="21"/>
          <w:szCs w:val="21"/>
        </w:rPr>
        <w:t xml:space="preserve"> can be noted as</w:t>
      </w:r>
    </w:p>
    <w:p w14:paraId="107D279A"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position w:val="-26"/>
          <w:sz w:val="21"/>
          <w:szCs w:val="21"/>
        </w:rPr>
        <w:object w:dxaOrig="4400" w:dyaOrig="639" w14:anchorId="40B6EDF1">
          <v:shape id="_x0000_i1396" type="#_x0000_t75" alt="" style="width:219.75pt;height:33.95pt;mso-width-percent:0;mso-height-percent:0;mso-width-percent:0;mso-height-percent:0" o:ole="">
            <v:imagedata r:id="rId747" o:title=""/>
          </v:shape>
          <o:OLEObject Type="Embed" ProgID="Equation.DSMT4" ShapeID="_x0000_i1396" DrawAspect="Content" ObjectID="_1637853336" r:id="rId748"/>
        </w:object>
      </w:r>
      <w:r w:rsidRPr="00D56838">
        <w:rPr>
          <w:rFonts w:eastAsia="等线" w:cs="Times New Roman"/>
          <w:b/>
          <w:kern w:val="0"/>
          <w:sz w:val="21"/>
          <w:szCs w:val="21"/>
        </w:rPr>
        <w:tab/>
      </w:r>
      <w:r w:rsidRPr="00D56838">
        <w:rPr>
          <w:rFonts w:eastAsia="等线" w:cs="Times New Roman"/>
          <w:kern w:val="0"/>
          <w:sz w:val="21"/>
          <w:szCs w:val="21"/>
        </w:rPr>
        <w:t>(15)</w:t>
      </w:r>
    </w:p>
    <w:p w14:paraId="2C64E649"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position w:val="-28"/>
          <w:sz w:val="21"/>
          <w:szCs w:val="21"/>
        </w:rPr>
        <w:object w:dxaOrig="4840" w:dyaOrig="680" w14:anchorId="5C5E2F09">
          <v:shape id="_x0000_i1397" type="#_x0000_t75" alt="" style="width:242.4pt;height:33.95pt;mso-width-percent:0;mso-height-percent:0;mso-width-percent:0;mso-height-percent:0" o:ole="">
            <v:imagedata r:id="rId749" o:title=""/>
          </v:shape>
          <o:OLEObject Type="Embed" ProgID="Equation.DSMT4" ShapeID="_x0000_i1397" DrawAspect="Content" ObjectID="_1637853337" r:id="rId750"/>
        </w:object>
      </w:r>
    </w:p>
    <w:p w14:paraId="35E33FDC"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sz w:val="21"/>
          <w:szCs w:val="21"/>
        </w:rPr>
        <w:tab/>
        <w:t xml:space="preserve">Therefore, </w:t>
      </w:r>
      <w:r w:rsidR="00AA462A" w:rsidRPr="00AA462A">
        <w:rPr>
          <w:rFonts w:eastAsia="等线" w:cs="Times New Roman"/>
          <w:noProof/>
          <w:position w:val="-18"/>
          <w:sz w:val="21"/>
          <w:szCs w:val="21"/>
        </w:rPr>
        <w:object w:dxaOrig="1260" w:dyaOrig="480" w14:anchorId="548A276F">
          <v:shape id="_x0000_i1398" type="#_x0000_t75" alt="" style="width:62.95pt;height:24.15pt;mso-width-percent:0;mso-height-percent:0;mso-width-percent:0;mso-height-percent:0" o:ole="">
            <v:imagedata r:id="rId751" o:title=""/>
          </v:shape>
          <o:OLEObject Type="Embed" ProgID="Equation.DSMT4" ShapeID="_x0000_i1398" DrawAspect="Content" ObjectID="_1637853338" r:id="rId752"/>
        </w:object>
      </w:r>
      <w:r w:rsidRPr="00D56838">
        <w:rPr>
          <w:rFonts w:eastAsia="等线" w:cs="Times New Roman"/>
          <w:sz w:val="21"/>
          <w:szCs w:val="21"/>
        </w:rPr>
        <w:t xml:space="preserve"> provides an upper bound for </w:t>
      </w:r>
      <w:r w:rsidR="00AA462A" w:rsidRPr="00AA462A">
        <w:rPr>
          <w:rFonts w:eastAsia="等线" w:cs="Times New Roman"/>
          <w:noProof/>
          <w:position w:val="-24"/>
          <w:sz w:val="21"/>
          <w:szCs w:val="21"/>
        </w:rPr>
        <w:object w:dxaOrig="1260" w:dyaOrig="600" w14:anchorId="6C64357B">
          <v:shape id="_x0000_i1399" type="#_x0000_t75" alt="" style="width:62.95pt;height:30.15pt;mso-width-percent:0;mso-height-percent:0;mso-width-percent:0;mso-height-percent:0" o:ole="">
            <v:imagedata r:id="rId753" o:title=""/>
          </v:shape>
          <o:OLEObject Type="Embed" ProgID="Equation.DSMT4" ShapeID="_x0000_i1399" DrawAspect="Content" ObjectID="_1637853339" r:id="rId754"/>
        </w:object>
      </w:r>
    </w:p>
    <w:p w14:paraId="6A159D62" w14:textId="77777777" w:rsidR="00D56838" w:rsidRPr="00D56838" w:rsidRDefault="00D56838" w:rsidP="00D56838">
      <w:pPr>
        <w:spacing w:line="240" w:lineRule="auto"/>
        <w:ind w:firstLineChars="0" w:firstLine="0"/>
        <w:jc w:val="left"/>
        <w:rPr>
          <w:rFonts w:eastAsia="等线" w:cs="Times New Roman"/>
          <w:b/>
          <w:kern w:val="0"/>
          <w:sz w:val="21"/>
          <w:szCs w:val="21"/>
        </w:rPr>
      </w:pPr>
      <w:r w:rsidRPr="00D56838">
        <w:rPr>
          <w:rFonts w:eastAsia="等线" w:cs="Times New Roman"/>
          <w:sz w:val="21"/>
          <w:szCs w:val="21"/>
        </w:rPr>
        <w:tab/>
        <w:t xml:space="preserve">According to the lemma 4. in [1] and the proof in [2], for </w:t>
      </w:r>
      <w:r w:rsidR="00AA462A" w:rsidRPr="00AA462A">
        <w:rPr>
          <w:rFonts w:eastAsia="等线" w:cs="Times New Roman"/>
          <w:b/>
          <w:noProof/>
          <w:kern w:val="0"/>
          <w:position w:val="-12"/>
          <w:sz w:val="21"/>
          <w:szCs w:val="21"/>
        </w:rPr>
        <w:object w:dxaOrig="620" w:dyaOrig="360" w14:anchorId="2B15E655">
          <v:shape id="_x0000_i1400" type="#_x0000_t75" alt="" style="width:33.95pt;height:19.6pt;mso-width-percent:0;mso-height-percent:0;mso-width-percent:0;mso-height-percent:0" o:ole="">
            <v:imagedata r:id="rId755" o:title=""/>
          </v:shape>
          <o:OLEObject Type="Embed" ProgID="Equation.DSMT4" ShapeID="_x0000_i1400" DrawAspect="Content" ObjectID="_1637853340" r:id="rId756"/>
        </w:object>
      </w:r>
      <w:r w:rsidRPr="00D56838">
        <w:rPr>
          <w:rFonts w:eastAsia="等线" w:cs="Times New Roman"/>
          <w:b/>
          <w:kern w:val="0"/>
          <w:sz w:val="21"/>
          <w:szCs w:val="21"/>
        </w:rPr>
        <w:t xml:space="preserve"> </w:t>
      </w:r>
      <w:r w:rsidRPr="00D56838">
        <w:rPr>
          <w:rFonts w:eastAsia="等线" w:cs="Times New Roman"/>
          <w:kern w:val="0"/>
          <w:sz w:val="21"/>
          <w:szCs w:val="21"/>
        </w:rPr>
        <w:t>we have :</w:t>
      </w:r>
    </w:p>
    <w:p w14:paraId="5A4396DC"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3159" w:dyaOrig="960" w14:anchorId="7557063B">
          <v:shape id="_x0000_i1401" type="#_x0000_t75" alt="" style="width:159.1pt;height:47.85pt;mso-width-percent:0;mso-height-percent:0;mso-width-percent:0;mso-height-percent:0" o:ole="">
            <v:imagedata r:id="rId757" o:title=""/>
          </v:shape>
          <o:OLEObject Type="Embed" ProgID="Equation.DSMT4" ShapeID="_x0000_i1401" DrawAspect="Content" ObjectID="_1637853341" r:id="rId758"/>
        </w:object>
      </w:r>
      <w:r w:rsidRPr="00D56838">
        <w:rPr>
          <w:rFonts w:eastAsia="等线" w:cs="Times New Roman"/>
          <w:b/>
          <w:kern w:val="0"/>
          <w:sz w:val="21"/>
          <w:szCs w:val="21"/>
        </w:rPr>
        <w:tab/>
      </w:r>
      <w:r w:rsidRPr="00D56838">
        <w:rPr>
          <w:rFonts w:eastAsia="等线" w:cs="Times New Roman"/>
          <w:kern w:val="0"/>
          <w:sz w:val="21"/>
          <w:szCs w:val="21"/>
        </w:rPr>
        <w:t>(16)</w:t>
      </w:r>
    </w:p>
    <w:p w14:paraId="6DFF6317" w14:textId="77777777" w:rsidR="00D56838" w:rsidRPr="00D56838" w:rsidRDefault="00D56838" w:rsidP="00D56838">
      <w:pPr>
        <w:spacing w:line="240" w:lineRule="auto"/>
        <w:ind w:firstLineChars="0" w:firstLine="0"/>
        <w:rPr>
          <w:rFonts w:eastAsia="等线" w:cs="Times New Roman"/>
          <w:sz w:val="21"/>
          <w:szCs w:val="21"/>
        </w:rPr>
      </w:pPr>
      <w:r w:rsidRPr="00D56838">
        <w:rPr>
          <w:rFonts w:eastAsia="等线" w:cs="Times New Roman"/>
          <w:sz w:val="21"/>
          <w:szCs w:val="21"/>
        </w:rPr>
        <w:t>and according to [3]</w:t>
      </w:r>
      <w:r w:rsidR="00AA462A" w:rsidRPr="00AA462A">
        <w:rPr>
          <w:rFonts w:eastAsia="等线" w:cs="Times New Roman"/>
          <w:noProof/>
          <w:position w:val="-12"/>
          <w:sz w:val="21"/>
          <w:szCs w:val="21"/>
        </w:rPr>
        <w:object w:dxaOrig="420" w:dyaOrig="360" w14:anchorId="4716BFF3">
          <v:shape id="_x0000_i1402" type="#_x0000_t75" alt="" style="width:22.6pt;height:19.6pt;mso-width-percent:0;mso-height-percent:0;mso-width-percent:0;mso-height-percent:0" o:ole="">
            <v:imagedata r:id="rId759" o:title=""/>
          </v:shape>
          <o:OLEObject Type="Embed" ProgID="Equation.DSMT4" ShapeID="_x0000_i1402" DrawAspect="Content" ObjectID="_1637853342" r:id="rId760"/>
        </w:object>
      </w:r>
      <w:r w:rsidRPr="00D56838">
        <w:rPr>
          <w:rFonts w:eastAsia="等线" w:cs="Times New Roman"/>
          <w:sz w:val="21"/>
          <w:szCs w:val="21"/>
        </w:rPr>
        <w:t xml:space="preserve"> can be upper bounded :</w:t>
      </w:r>
    </w:p>
    <w:p w14:paraId="79895C24"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AA462A" w:rsidRPr="00AA462A">
        <w:rPr>
          <w:rFonts w:eastAsia="等线" w:cs="Times New Roman"/>
          <w:b/>
          <w:noProof/>
          <w:kern w:val="0"/>
          <w:sz w:val="21"/>
          <w:szCs w:val="21"/>
        </w:rPr>
        <w:object w:dxaOrig="3980" w:dyaOrig="840" w14:anchorId="660DA130">
          <v:shape id="_x0000_i1403" type="#_x0000_t75" alt="" style="width:199.4pt;height:41.85pt;mso-width-percent:0;mso-height-percent:0;mso-width-percent:0;mso-height-percent:0" o:ole="">
            <v:imagedata r:id="rId761" o:title=""/>
          </v:shape>
          <o:OLEObject Type="Embed" ProgID="Equation.DSMT4" ShapeID="_x0000_i1403" DrawAspect="Content" ObjectID="_1637853343" r:id="rId762"/>
        </w:object>
      </w:r>
      <w:r w:rsidRPr="00D56838">
        <w:rPr>
          <w:rFonts w:eastAsia="等线" w:cs="Times New Roman"/>
          <w:b/>
          <w:kern w:val="0"/>
          <w:sz w:val="21"/>
          <w:szCs w:val="21"/>
        </w:rPr>
        <w:tab/>
      </w:r>
      <w:r w:rsidRPr="00D56838">
        <w:rPr>
          <w:rFonts w:eastAsia="等线" w:cs="Times New Roman"/>
          <w:kern w:val="0"/>
          <w:sz w:val="21"/>
          <w:szCs w:val="21"/>
        </w:rPr>
        <w:t>(16)</w:t>
      </w:r>
    </w:p>
    <w:p w14:paraId="25A0DBC6"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AA462A" w:rsidRPr="00AA462A">
        <w:rPr>
          <w:rFonts w:eastAsia="等线" w:cs="Times New Roman"/>
          <w:b/>
          <w:noProof/>
          <w:kern w:val="0"/>
          <w:position w:val="-42"/>
          <w:sz w:val="21"/>
          <w:szCs w:val="21"/>
        </w:rPr>
        <w:object w:dxaOrig="3320" w:dyaOrig="1020" w14:anchorId="3BB00B79">
          <v:shape id="_x0000_i1404" type="#_x0000_t75" alt="" style="width:167.35pt;height:50.15pt;mso-width-percent:0;mso-height-percent:0;mso-width-percent:0;mso-height-percent:0" o:ole="">
            <v:imagedata r:id="rId763" o:title=""/>
          </v:shape>
          <o:OLEObject Type="Embed" ProgID="Equation.DSMT4" ShapeID="_x0000_i1404" DrawAspect="Content" ObjectID="_1637853344" r:id="rId764"/>
        </w:object>
      </w:r>
    </w:p>
    <w:p w14:paraId="271BF6CD" w14:textId="77777777" w:rsidR="00D56838" w:rsidRPr="00D56838" w:rsidRDefault="00D56838" w:rsidP="00D56838">
      <w:pPr>
        <w:spacing w:line="240" w:lineRule="auto"/>
        <w:ind w:firstLineChars="0" w:firstLine="0"/>
        <w:rPr>
          <w:rFonts w:eastAsia="等线" w:cs="Times New Roman"/>
          <w:sz w:val="21"/>
          <w:szCs w:val="21"/>
        </w:rPr>
      </w:pPr>
      <w:r w:rsidRPr="00D56838">
        <w:rPr>
          <w:rFonts w:ascii="等线" w:eastAsia="等线" w:hAnsi="等线" w:cs="Times New Roman" w:hint="eastAsia"/>
          <w:sz w:val="21"/>
          <w:szCs w:val="21"/>
        </w:rPr>
        <w:tab/>
      </w:r>
      <w:r w:rsidRPr="00D56838">
        <w:rPr>
          <w:rFonts w:eastAsia="等线" w:cs="Times New Roman"/>
          <w:sz w:val="21"/>
          <w:szCs w:val="21"/>
        </w:rPr>
        <w:t xml:space="preserve">Here the order of the distance </w:t>
      </w:r>
      <w:r w:rsidR="00AA462A" w:rsidRPr="00AA462A">
        <w:rPr>
          <w:rFonts w:eastAsia="等线" w:cs="Times New Roman"/>
          <w:noProof/>
          <w:position w:val="-12"/>
          <w:sz w:val="21"/>
          <w:szCs w:val="21"/>
        </w:rPr>
        <w:object w:dxaOrig="279" w:dyaOrig="360" w14:anchorId="6B8BEA85">
          <v:shape id="_x0000_i1405" type="#_x0000_t75" alt="" style="width:12.8pt;height:19.6pt;mso-width-percent:0;mso-height-percent:0;mso-width-percent:0;mso-height-percent:0" o:ole="">
            <v:imagedata r:id="rId765" o:title=""/>
          </v:shape>
          <o:OLEObject Type="Embed" ProgID="Equation.DSMT4" ShapeID="_x0000_i1405" DrawAspect="Content" ObjectID="_1637853345" r:id="rId766"/>
        </w:object>
      </w:r>
      <w:r w:rsidRPr="00D56838">
        <w:rPr>
          <w:rFonts w:eastAsia="等线" w:cs="Times New Roman"/>
          <w:sz w:val="21"/>
          <w:szCs w:val="21"/>
        </w:rPr>
        <w:t xml:space="preserve"> between the source and destination nodes in </w:t>
      </w:r>
      <w:r w:rsidR="00AA462A" w:rsidRPr="00AA462A">
        <w:rPr>
          <w:rFonts w:eastAsia="等线" w:cs="Times New Roman"/>
          <w:noProof/>
          <w:position w:val="-12"/>
          <w:sz w:val="21"/>
          <w:szCs w:val="21"/>
        </w:rPr>
        <w:object w:dxaOrig="260" w:dyaOrig="360" w14:anchorId="05EF2153">
          <v:shape id="_x0000_i1406" type="#_x0000_t75" alt="" style="width:12.8pt;height:19.6pt;mso-width-percent:0;mso-height-percent:0;mso-width-percent:0;mso-height-percent:0" o:ole="">
            <v:imagedata r:id="rId767" o:title=""/>
          </v:shape>
          <o:OLEObject Type="Embed" ProgID="Equation.DSMT4" ShapeID="_x0000_i1406" DrawAspect="Content" ObjectID="_1637853346" r:id="rId768"/>
        </w:object>
      </w:r>
      <w:r w:rsidRPr="00D56838">
        <w:rPr>
          <w:rFonts w:eastAsia="等线" w:cs="Times New Roman"/>
          <w:sz w:val="21"/>
          <w:szCs w:val="21"/>
        </w:rPr>
        <w:t xml:space="preserve"> equals to </w:t>
      </w:r>
      <w:r w:rsidR="00AA462A" w:rsidRPr="00AA462A">
        <w:rPr>
          <w:rFonts w:eastAsia="等线" w:cs="Times New Roman"/>
          <w:noProof/>
          <w:position w:val="-16"/>
          <w:sz w:val="21"/>
          <w:szCs w:val="21"/>
        </w:rPr>
        <w:object w:dxaOrig="840" w:dyaOrig="460" w14:anchorId="64F13CE3">
          <v:shape id="_x0000_i1407" type="#_x0000_t75" alt="" style="width:41.85pt;height:24.15pt;mso-width-percent:0;mso-height-percent:0;mso-width-percent:0;mso-height-percent:0" o:ole="">
            <v:imagedata r:id="rId769" o:title=""/>
          </v:shape>
          <o:OLEObject Type="Embed" ProgID="Equation.DSMT4" ShapeID="_x0000_i1407" DrawAspect="Content" ObjectID="_1637853347" r:id="rId770"/>
        </w:object>
      </w:r>
      <w:r w:rsidRPr="00D56838">
        <w:rPr>
          <w:rFonts w:eastAsia="等线" w:cs="Times New Roman"/>
          <w:sz w:val="21"/>
          <w:szCs w:val="21"/>
        </w:rPr>
        <w:t xml:space="preserve"> and the order of the number of nodes with a distance of </w:t>
      </w:r>
      <w:r w:rsidR="00AA462A" w:rsidRPr="00AA462A">
        <w:rPr>
          <w:rFonts w:eastAsia="等线" w:cs="Times New Roman"/>
          <w:noProof/>
          <w:position w:val="-6"/>
          <w:sz w:val="21"/>
          <w:szCs w:val="21"/>
        </w:rPr>
        <w:object w:dxaOrig="200" w:dyaOrig="220" w14:anchorId="3BC41C78">
          <v:shape id="_x0000_i1408" type="#_x0000_t75" alt="" style="width:9.05pt;height:11.3pt;mso-width-percent:0;mso-height-percent:0;mso-width-percent:0;mso-height-percent:0" o:ole="">
            <v:imagedata r:id="rId771" o:title=""/>
          </v:shape>
          <o:OLEObject Type="Embed" ProgID="Equation.DSMT4" ShapeID="_x0000_i1408" DrawAspect="Content" ObjectID="_1637853348" r:id="rId772"/>
        </w:object>
      </w:r>
      <w:r w:rsidRPr="00D56838">
        <w:rPr>
          <w:rFonts w:eastAsia="等线" w:cs="Times New Roman"/>
          <w:sz w:val="21"/>
          <w:szCs w:val="21"/>
        </w:rPr>
        <w:t xml:space="preserve"> is </w:t>
      </w:r>
      <w:r w:rsidR="00AA462A" w:rsidRPr="00AA462A">
        <w:rPr>
          <w:rFonts w:eastAsia="等线" w:cs="Times New Roman"/>
          <w:noProof/>
          <w:position w:val="-14"/>
          <w:sz w:val="21"/>
          <w:szCs w:val="21"/>
        </w:rPr>
        <w:object w:dxaOrig="780" w:dyaOrig="400" w14:anchorId="2EC11E23">
          <v:shape id="_x0000_i1409" type="#_x0000_t75" alt="" style="width:38.05pt;height:19.6pt;mso-width-percent:0;mso-height-percent:0;mso-width-percent:0;mso-height-percent:0" o:ole="">
            <v:imagedata r:id="rId773" o:title=""/>
          </v:shape>
          <o:OLEObject Type="Embed" ProgID="Equation.DSMT4" ShapeID="_x0000_i1409" DrawAspect="Content" ObjectID="_1637853349" r:id="rId774"/>
        </w:object>
      </w:r>
      <w:r w:rsidRPr="00D56838">
        <w:rPr>
          <w:rFonts w:eastAsia="等线" w:cs="Times New Roman"/>
          <w:sz w:val="21"/>
          <w:szCs w:val="21"/>
        </w:rPr>
        <w:t>, thus</w:t>
      </w:r>
    </w:p>
    <w:p w14:paraId="76D7CEF7"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ab/>
      </w:r>
      <w:r w:rsidR="00AA462A" w:rsidRPr="00AA462A">
        <w:rPr>
          <w:rFonts w:eastAsia="等线" w:cs="Times New Roman"/>
          <w:noProof/>
          <w:kern w:val="0"/>
          <w:sz w:val="21"/>
          <w:szCs w:val="21"/>
        </w:rPr>
        <w:object w:dxaOrig="3760" w:dyaOrig="1020" w14:anchorId="31F500A9">
          <v:shape id="_x0000_i1410" type="#_x0000_t75" alt="" style="width:185.85pt;height:50.15pt;mso-width-percent:0;mso-height-percent:0;mso-width-percent:0;mso-height-percent:0" o:ole="">
            <v:imagedata r:id="rId775" o:title=""/>
          </v:shape>
          <o:OLEObject Type="Embed" ProgID="Equation.DSMT4" ShapeID="_x0000_i1410" DrawAspect="Content" ObjectID="_1637853350" r:id="rId776"/>
        </w:object>
      </w:r>
      <w:r w:rsidRPr="00D56838">
        <w:rPr>
          <w:rFonts w:eastAsia="等线" w:cs="Times New Roman"/>
          <w:kern w:val="0"/>
          <w:sz w:val="21"/>
          <w:szCs w:val="21"/>
        </w:rPr>
        <w:tab/>
        <w:t>(17)</w:t>
      </w:r>
    </w:p>
    <w:p w14:paraId="502BD849" w14:textId="77777777" w:rsidR="00D56838" w:rsidRPr="00D56838" w:rsidRDefault="00D56838" w:rsidP="00D56838">
      <w:pPr>
        <w:spacing w:line="240" w:lineRule="auto"/>
        <w:ind w:firstLineChars="0" w:firstLine="0"/>
        <w:rPr>
          <w:rFonts w:eastAsia="等线" w:cs="Times New Roman"/>
          <w:sz w:val="21"/>
          <w:szCs w:val="21"/>
        </w:rPr>
      </w:pPr>
      <w:r w:rsidRPr="00D56838">
        <w:rPr>
          <w:rFonts w:ascii="等线" w:eastAsia="等线" w:hAnsi="等线" w:cs="Times New Roman"/>
          <w:sz w:val="21"/>
          <w:szCs w:val="21"/>
        </w:rPr>
        <w:tab/>
      </w:r>
      <w:r w:rsidR="00AA462A" w:rsidRPr="00AA462A">
        <w:rPr>
          <w:rFonts w:eastAsia="等线" w:cs="Times New Roman"/>
          <w:b/>
          <w:noProof/>
          <w:kern w:val="0"/>
          <w:position w:val="-12"/>
          <w:sz w:val="21"/>
          <w:szCs w:val="21"/>
        </w:rPr>
        <w:object w:dxaOrig="260" w:dyaOrig="360" w14:anchorId="12465EF7">
          <v:shape id="_x0000_i1411" type="#_x0000_t75" alt="" style="width:12.8pt;height:19.6pt;mso-width-percent:0;mso-height-percent:0;mso-width-percent:0;mso-height-percent:0" o:ole="">
            <v:imagedata r:id="rId777" o:title=""/>
          </v:shape>
          <o:OLEObject Type="Embed" ProgID="Equation.DSMT4" ShapeID="_x0000_i1411" DrawAspect="Content" ObjectID="_1637853351" r:id="rId778"/>
        </w:object>
      </w:r>
      <w:r w:rsidRPr="00D56838">
        <w:rPr>
          <w:rFonts w:eastAsia="等线" w:cs="Times New Roman"/>
          <w:b/>
          <w:kern w:val="0"/>
          <w:sz w:val="21"/>
          <w:szCs w:val="21"/>
        </w:rPr>
        <w:t xml:space="preserve"> </w:t>
      </w:r>
      <w:r w:rsidRPr="00D56838">
        <w:rPr>
          <w:rFonts w:eastAsia="等线" w:cs="Times New Roman"/>
          <w:kern w:val="0"/>
          <w:sz w:val="21"/>
          <w:szCs w:val="21"/>
        </w:rPr>
        <w:t xml:space="preserve">is a constant which is not growing with n, and </w:t>
      </w:r>
      <w:r w:rsidR="00AA462A" w:rsidRPr="00AA462A">
        <w:rPr>
          <w:rFonts w:eastAsia="等线" w:cs="Times New Roman"/>
          <w:b/>
          <w:noProof/>
          <w:kern w:val="0"/>
          <w:position w:val="-12"/>
          <w:sz w:val="21"/>
          <w:szCs w:val="21"/>
        </w:rPr>
        <w:object w:dxaOrig="620" w:dyaOrig="360" w14:anchorId="5FE5A1A3">
          <v:shape id="_x0000_i1412" type="#_x0000_t75" alt="" style="width:33.95pt;height:19.6pt;mso-width-percent:0;mso-height-percent:0;mso-width-percent:0;mso-height-percent:0" o:ole="">
            <v:imagedata r:id="rId755" o:title=""/>
          </v:shape>
          <o:OLEObject Type="Embed" ProgID="Equation.DSMT4" ShapeID="_x0000_i1412" DrawAspect="Content" ObjectID="_1637853352" r:id="rId779"/>
        </w:object>
      </w:r>
      <w:r w:rsidRPr="00D56838">
        <w:rPr>
          <w:rFonts w:eastAsia="等线" w:cs="Times New Roman"/>
          <w:kern w:val="0"/>
          <w:sz w:val="21"/>
          <w:szCs w:val="21"/>
        </w:rPr>
        <w:t xml:space="preserve">. As a result, </w:t>
      </w:r>
      <w:r w:rsidR="00AA462A" w:rsidRPr="00AA462A">
        <w:rPr>
          <w:rFonts w:eastAsia="等线" w:cs="Times New Roman"/>
          <w:noProof/>
          <w:position w:val="-14"/>
          <w:sz w:val="21"/>
          <w:szCs w:val="21"/>
        </w:rPr>
        <w:object w:dxaOrig="1579" w:dyaOrig="400" w14:anchorId="48133C80">
          <v:shape id="_x0000_i1413" type="#_x0000_t75" alt="" style="width:79.55pt;height:19.6pt;mso-width-percent:0;mso-height-percent:0;mso-width-percent:0;mso-height-percent:0" o:ole="">
            <v:imagedata r:id="rId780" o:title=""/>
          </v:shape>
          <o:OLEObject Type="Embed" ProgID="Equation.DSMT4" ShapeID="_x0000_i1413" DrawAspect="Content" ObjectID="_1637853353" r:id="rId781"/>
        </w:object>
      </w:r>
      <w:r w:rsidRPr="00D56838">
        <w:rPr>
          <w:rFonts w:eastAsia="等线" w:cs="Times New Roman"/>
          <w:sz w:val="21"/>
          <w:szCs w:val="21"/>
        </w:rPr>
        <w:t xml:space="preserve"> and (17) goes to</w:t>
      </w:r>
    </w:p>
    <w:p w14:paraId="3D153A6B"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ab/>
      </w:r>
      <w:r w:rsidR="00AA462A" w:rsidRPr="00AA462A">
        <w:rPr>
          <w:rFonts w:eastAsia="等线" w:cs="Times New Roman"/>
          <w:noProof/>
          <w:kern w:val="0"/>
          <w:position w:val="-42"/>
          <w:sz w:val="21"/>
          <w:szCs w:val="21"/>
        </w:rPr>
        <w:object w:dxaOrig="3280" w:dyaOrig="1020" w14:anchorId="5A2FAEF4">
          <v:shape id="_x0000_i1414" type="#_x0000_t75" alt="" style="width:165.85pt;height:50.15pt;mso-width-percent:0;mso-height-percent:0;mso-width-percent:0;mso-height-percent:0" o:ole="">
            <v:imagedata r:id="rId782" o:title=""/>
          </v:shape>
          <o:OLEObject Type="Embed" ProgID="Equation.DSMT4" ShapeID="_x0000_i1414" DrawAspect="Content" ObjectID="_1637853354" r:id="rId783"/>
        </w:object>
      </w:r>
      <w:r w:rsidRPr="00D56838">
        <w:rPr>
          <w:rFonts w:eastAsia="等线" w:cs="Times New Roman"/>
          <w:kern w:val="0"/>
          <w:sz w:val="21"/>
          <w:szCs w:val="21"/>
        </w:rPr>
        <w:tab/>
        <w:t>(1</w:t>
      </w:r>
      <w:r w:rsidRPr="00D56838">
        <w:rPr>
          <w:rFonts w:eastAsia="等线" w:cs="Times New Roman" w:hint="eastAsia"/>
          <w:kern w:val="0"/>
          <w:sz w:val="21"/>
          <w:szCs w:val="21"/>
        </w:rPr>
        <w:t>8</w:t>
      </w:r>
      <w:r w:rsidRPr="00D56838">
        <w:rPr>
          <w:rFonts w:eastAsia="等线" w:cs="Times New Roman"/>
          <w:kern w:val="0"/>
          <w:sz w:val="21"/>
          <w:szCs w:val="21"/>
        </w:rPr>
        <w:t>)</w:t>
      </w:r>
    </w:p>
    <w:p w14:paraId="726EE2CD" w14:textId="77777777" w:rsidR="00D56838" w:rsidRPr="00D56838" w:rsidRDefault="00D56838" w:rsidP="00D56838">
      <w:pPr>
        <w:spacing w:line="240" w:lineRule="auto"/>
        <w:ind w:firstLineChars="0" w:firstLine="0"/>
        <w:rPr>
          <w:rFonts w:ascii="等线" w:eastAsia="等线" w:hAnsi="等线" w:cs="Times New Roman"/>
          <w:sz w:val="21"/>
          <w:szCs w:val="21"/>
        </w:rPr>
      </w:pPr>
      <w:r w:rsidRPr="00D56838">
        <w:rPr>
          <w:rFonts w:eastAsia="等线" w:cs="Times New Roman"/>
          <w:sz w:val="21"/>
          <w:szCs w:val="21"/>
        </w:rPr>
        <w:tab/>
        <w:t xml:space="preserve">For sufficiently large </w:t>
      </w:r>
      <w:r w:rsidR="00AA462A" w:rsidRPr="00AA462A">
        <w:rPr>
          <w:rFonts w:eastAsia="等线" w:cs="Times New Roman"/>
          <w:noProof/>
          <w:position w:val="-6"/>
          <w:sz w:val="21"/>
          <w:szCs w:val="21"/>
        </w:rPr>
        <w:object w:dxaOrig="200" w:dyaOrig="220" w14:anchorId="44130257">
          <v:shape id="_x0000_i1415" type="#_x0000_t75" alt="" style="width:9.05pt;height:11.3pt;mso-width-percent:0;mso-height-percent:0;mso-width-percent:0;mso-height-percent:0" o:ole="">
            <v:imagedata r:id="rId784" o:title=""/>
          </v:shape>
          <o:OLEObject Type="Embed" ProgID="Equation.DSMT4" ShapeID="_x0000_i1415" DrawAspect="Content" ObjectID="_1637853355" r:id="rId785"/>
        </w:object>
      </w:r>
      <w:r w:rsidRPr="00D56838">
        <w:rPr>
          <w:rFonts w:eastAsia="等线" w:cs="Times New Roman"/>
          <w:sz w:val="21"/>
          <w:szCs w:val="21"/>
        </w:rPr>
        <w:t>, the summations in the above equation can be approximated by integration method. As to</w:t>
      </w:r>
      <w:r w:rsidR="00AA462A" w:rsidRPr="00AA462A">
        <w:rPr>
          <w:rFonts w:ascii="等线" w:eastAsia="等线" w:hAnsi="等线" w:cs="Times New Roman"/>
          <w:noProof/>
          <w:position w:val="-6"/>
          <w:sz w:val="21"/>
          <w:szCs w:val="21"/>
        </w:rPr>
        <w:object w:dxaOrig="200" w:dyaOrig="220" w14:anchorId="6A3D79AE">
          <v:shape id="_x0000_i1416" type="#_x0000_t75" alt="" style="width:9.05pt;height:11.3pt;mso-width-percent:0;mso-height-percent:0;mso-width-percent:0;mso-height-percent:0" o:ole="">
            <v:imagedata r:id="rId786" o:title=""/>
          </v:shape>
          <o:OLEObject Type="Embed" ProgID="Equation.DSMT4" ShapeID="_x0000_i1416" DrawAspect="Content" ObjectID="_1637853356" r:id="rId787"/>
        </w:object>
      </w:r>
      <w:r w:rsidRPr="00D56838">
        <w:rPr>
          <w:rFonts w:ascii="等线" w:eastAsia="等线" w:hAnsi="等线" w:cs="Times New Roman"/>
          <w:sz w:val="21"/>
          <w:szCs w:val="21"/>
        </w:rPr>
        <w:t>:</w:t>
      </w:r>
    </w:p>
    <w:p w14:paraId="22FFBAB3"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lastRenderedPageBreak/>
        <w:tab/>
      </w:r>
      <w:r w:rsidR="00AA462A" w:rsidRPr="00AA462A">
        <w:rPr>
          <w:rFonts w:eastAsia="等线" w:cs="Times New Roman"/>
          <w:noProof/>
          <w:kern w:val="0"/>
          <w:position w:val="-88"/>
          <w:sz w:val="21"/>
          <w:szCs w:val="21"/>
        </w:rPr>
        <w:object w:dxaOrig="3080" w:dyaOrig="1880" w14:anchorId="578AFD13">
          <v:shape id="_x0000_i1417" type="#_x0000_t75" alt="" style="width:153.05pt;height:93.85pt;mso-width-percent:0;mso-height-percent:0;mso-width-percent:0;mso-height-percent:0" o:ole="">
            <v:imagedata r:id="rId788" o:title=""/>
          </v:shape>
          <o:OLEObject Type="Embed" ProgID="Equation.DSMT4" ShapeID="_x0000_i1417" DrawAspect="Content" ObjectID="_1637853357" r:id="rId789"/>
        </w:object>
      </w:r>
      <w:r w:rsidRPr="00D56838">
        <w:rPr>
          <w:rFonts w:eastAsia="等线" w:cs="Times New Roman"/>
          <w:kern w:val="0"/>
          <w:sz w:val="21"/>
          <w:szCs w:val="21"/>
        </w:rPr>
        <w:tab/>
        <w:t>(1</w:t>
      </w:r>
      <w:r w:rsidRPr="00D56838">
        <w:rPr>
          <w:rFonts w:eastAsia="等线" w:cs="Times New Roman" w:hint="eastAsia"/>
          <w:kern w:val="0"/>
          <w:sz w:val="21"/>
          <w:szCs w:val="21"/>
        </w:rPr>
        <w:t>9</w:t>
      </w:r>
      <w:r w:rsidRPr="00D56838">
        <w:rPr>
          <w:rFonts w:eastAsia="等线" w:cs="Times New Roman"/>
          <w:kern w:val="0"/>
          <w:sz w:val="21"/>
          <w:szCs w:val="21"/>
        </w:rPr>
        <w:t>)</w:t>
      </w:r>
    </w:p>
    <w:p w14:paraId="47AA31FB" w14:textId="77777777" w:rsidR="00D56838" w:rsidRPr="00D56838" w:rsidRDefault="00D56838" w:rsidP="00D56838">
      <w:pPr>
        <w:spacing w:line="240" w:lineRule="auto"/>
        <w:ind w:firstLineChars="0" w:firstLine="0"/>
        <w:rPr>
          <w:rFonts w:eastAsia="等线" w:cs="Times New Roman"/>
          <w:sz w:val="21"/>
          <w:szCs w:val="21"/>
        </w:rPr>
      </w:pPr>
      <w:r w:rsidRPr="00D56838">
        <w:rPr>
          <w:rFonts w:eastAsia="等线" w:cs="Times New Roman"/>
          <w:sz w:val="21"/>
          <w:szCs w:val="21"/>
        </w:rPr>
        <w:t>and according to [3]</w:t>
      </w:r>
    </w:p>
    <w:p w14:paraId="674C3290"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ab/>
      </w:r>
      <w:r w:rsidR="00AA462A" w:rsidRPr="00AA462A">
        <w:rPr>
          <w:rFonts w:eastAsia="等线" w:cs="Times New Roman"/>
          <w:noProof/>
          <w:kern w:val="0"/>
          <w:position w:val="-78"/>
          <w:sz w:val="21"/>
          <w:szCs w:val="21"/>
        </w:rPr>
        <w:object w:dxaOrig="3960" w:dyaOrig="1680" w14:anchorId="560CB00A">
          <v:shape id="_x0000_i1418" type="#_x0000_t75" alt="" style="width:198.65pt;height:84.8pt;mso-width-percent:0;mso-height-percent:0;mso-width-percent:0;mso-height-percent:0" o:ole="">
            <v:imagedata r:id="rId790" o:title=""/>
          </v:shape>
          <o:OLEObject Type="Embed" ProgID="Equation.DSMT4" ShapeID="_x0000_i1418" DrawAspect="Content" ObjectID="_1637853358" r:id="rId791"/>
        </w:object>
      </w:r>
      <w:r w:rsidRPr="00D56838">
        <w:rPr>
          <w:rFonts w:eastAsia="等线" w:cs="Times New Roman"/>
          <w:kern w:val="0"/>
          <w:sz w:val="21"/>
          <w:szCs w:val="21"/>
        </w:rPr>
        <w:tab/>
        <w:t>(</w:t>
      </w:r>
      <w:r w:rsidRPr="00D56838">
        <w:rPr>
          <w:rFonts w:eastAsia="等线" w:cs="Times New Roman" w:hint="eastAsia"/>
          <w:kern w:val="0"/>
          <w:sz w:val="21"/>
          <w:szCs w:val="21"/>
        </w:rPr>
        <w:t>20</w:t>
      </w:r>
      <w:r w:rsidRPr="00D56838">
        <w:rPr>
          <w:rFonts w:eastAsia="等线" w:cs="Times New Roman"/>
          <w:kern w:val="0"/>
          <w:sz w:val="21"/>
          <w:szCs w:val="21"/>
        </w:rPr>
        <w:t>)</w:t>
      </w:r>
    </w:p>
    <w:p w14:paraId="713CA9FB" w14:textId="77777777" w:rsidR="00D56838" w:rsidRPr="00D56838" w:rsidRDefault="00D56838" w:rsidP="00D56838">
      <w:pPr>
        <w:spacing w:line="240" w:lineRule="auto"/>
        <w:ind w:firstLineChars="0" w:firstLine="0"/>
        <w:rPr>
          <w:rFonts w:eastAsia="等线" w:cs="Times New Roman"/>
          <w:sz w:val="21"/>
          <w:szCs w:val="21"/>
        </w:rPr>
      </w:pPr>
      <w:r w:rsidRPr="00D56838">
        <w:rPr>
          <w:rFonts w:ascii="等线" w:eastAsia="等线" w:hAnsi="等线" w:cs="Times New Roman"/>
          <w:sz w:val="21"/>
          <w:szCs w:val="21"/>
        </w:rPr>
        <w:tab/>
      </w:r>
      <w:r w:rsidRPr="00D56838">
        <w:rPr>
          <w:rFonts w:eastAsia="等线" w:cs="Times New Roman"/>
          <w:sz w:val="21"/>
          <w:szCs w:val="21"/>
        </w:rPr>
        <w:t xml:space="preserve">Therefore, the order of </w:t>
      </w:r>
      <w:r w:rsidR="00AA462A" w:rsidRPr="00AA462A">
        <w:rPr>
          <w:rFonts w:eastAsia="等线" w:cs="Times New Roman"/>
          <w:noProof/>
          <w:position w:val="-12"/>
          <w:sz w:val="21"/>
          <w:szCs w:val="21"/>
        </w:rPr>
        <w:object w:dxaOrig="420" w:dyaOrig="360" w14:anchorId="63F7AF0C">
          <v:shape id="_x0000_i1419" type="#_x0000_t75" alt="" style="width:22.6pt;height:19.6pt;mso-width-percent:0;mso-height-percent:0;mso-width-percent:0;mso-height-percent:0" o:ole="">
            <v:imagedata r:id="rId759" o:title=""/>
          </v:shape>
          <o:OLEObject Type="Embed" ProgID="Equation.DSMT4" ShapeID="_x0000_i1419" DrawAspect="Content" ObjectID="_1637853359" r:id="rId792"/>
        </w:object>
      </w:r>
      <w:r w:rsidRPr="00D56838">
        <w:rPr>
          <w:rFonts w:eastAsia="等线" w:cs="Times New Roman"/>
          <w:sz w:val="21"/>
          <w:szCs w:val="21"/>
        </w:rPr>
        <w:t>, the probability of a flow is an ad hoc flow for sources with low number of social connections group is</w:t>
      </w:r>
    </w:p>
    <w:p w14:paraId="3F520310" w14:textId="77777777" w:rsidR="00D56838" w:rsidRPr="00D56838" w:rsidRDefault="00AA462A" w:rsidP="00D56838">
      <w:pPr>
        <w:spacing w:line="240" w:lineRule="auto"/>
        <w:ind w:firstLineChars="0" w:firstLine="0"/>
        <w:jc w:val="center"/>
        <w:rPr>
          <w:rFonts w:eastAsia="等线" w:cs="Times New Roman"/>
          <w:kern w:val="0"/>
          <w:sz w:val="21"/>
          <w:szCs w:val="21"/>
        </w:rPr>
      </w:pPr>
      <w:r w:rsidRPr="00AA462A">
        <w:rPr>
          <w:rFonts w:eastAsia="等线" w:cs="Times New Roman"/>
          <w:noProof/>
          <w:kern w:val="0"/>
          <w:position w:val="-88"/>
          <w:sz w:val="21"/>
          <w:szCs w:val="21"/>
        </w:rPr>
        <w:object w:dxaOrig="5640" w:dyaOrig="1880" w14:anchorId="2D98F50F">
          <v:shape id="_x0000_i1420" type="#_x0000_t75" alt="" style="width:283.5pt;height:93.85pt;mso-width-percent:0;mso-height-percent:0;mso-width-percent:0;mso-height-percent:0" o:ole="">
            <v:imagedata r:id="rId793" o:title=""/>
          </v:shape>
          <o:OLEObject Type="Embed" ProgID="Equation.DSMT4" ShapeID="_x0000_i1420" DrawAspect="Content" ObjectID="_1637853360" r:id="rId794"/>
        </w:object>
      </w:r>
    </w:p>
    <w:p w14:paraId="484C4079"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kern w:val="0"/>
          <w:sz w:val="21"/>
          <w:szCs w:val="21"/>
        </w:rPr>
        <w:tab/>
      </w:r>
      <w:r w:rsidRPr="00D56838">
        <w:rPr>
          <w:rFonts w:eastAsia="等线" w:cs="Times New Roman" w:hint="eastAsia"/>
          <w:kern w:val="0"/>
          <w:sz w:val="21"/>
          <w:szCs w:val="21"/>
        </w:rPr>
        <w:t xml:space="preserve">The </w:t>
      </w:r>
      <w:r w:rsidRPr="00D56838">
        <w:rPr>
          <w:rFonts w:eastAsia="等线" w:cs="Times New Roman"/>
          <w:kern w:val="0"/>
          <w:sz w:val="21"/>
          <w:szCs w:val="21"/>
        </w:rPr>
        <w:t xml:space="preserve">lower bound for </w:t>
      </w:r>
      <w:r w:rsidR="00AA462A" w:rsidRPr="00AA462A">
        <w:rPr>
          <w:rFonts w:eastAsia="等线" w:cs="Times New Roman"/>
          <w:noProof/>
          <w:position w:val="-12"/>
          <w:sz w:val="21"/>
          <w:szCs w:val="21"/>
        </w:rPr>
        <w:object w:dxaOrig="420" w:dyaOrig="360" w14:anchorId="3C638CFC">
          <v:shape id="_x0000_i1421" type="#_x0000_t75" alt="" style="width:22.6pt;height:19.6pt;mso-width-percent:0;mso-height-percent:0;mso-width-percent:0;mso-height-percent:0" o:ole="">
            <v:imagedata r:id="rId759" o:title=""/>
          </v:shape>
          <o:OLEObject Type="Embed" ProgID="Equation.DSMT4" ShapeID="_x0000_i1421" DrawAspect="Content" ObjectID="_1637853361" r:id="rId795"/>
        </w:object>
      </w:r>
      <w:r w:rsidRPr="00D56838">
        <w:rPr>
          <w:rFonts w:eastAsia="等线" w:cs="Times New Roman"/>
          <w:sz w:val="21"/>
          <w:szCs w:val="21"/>
        </w:rPr>
        <w:t xml:space="preserve"> is derived by (14) . Meanwhile, we utilize the conclusion in [1], the following form is obtained</w:t>
      </w:r>
    </w:p>
    <w:p w14:paraId="30523C9F" w14:textId="77777777" w:rsidR="00D56838" w:rsidRPr="00D56838" w:rsidRDefault="00AA462A" w:rsidP="00D56838">
      <w:pPr>
        <w:spacing w:line="240" w:lineRule="auto"/>
        <w:ind w:firstLineChars="0" w:firstLine="0"/>
        <w:jc w:val="center"/>
        <w:rPr>
          <w:rFonts w:eastAsia="等线" w:cs="Times New Roman"/>
          <w:sz w:val="21"/>
          <w:szCs w:val="21"/>
        </w:rPr>
      </w:pPr>
      <w:r w:rsidRPr="00AA462A">
        <w:rPr>
          <w:rFonts w:eastAsia="等线" w:cs="Times New Roman"/>
          <w:noProof/>
          <w:position w:val="-42"/>
          <w:sz w:val="21"/>
          <w:szCs w:val="21"/>
        </w:rPr>
        <w:object w:dxaOrig="5280" w:dyaOrig="1060" w14:anchorId="7AE2A151">
          <v:shape id="_x0000_i1422" type="#_x0000_t75" alt="" style="width:265.75pt;height:52.4pt;mso-width-percent:0;mso-height-percent:0;mso-width-percent:0;mso-height-percent:0" o:ole="">
            <v:imagedata r:id="rId796" o:title=""/>
          </v:shape>
          <o:OLEObject Type="Embed" ProgID="Equation.DSMT4" ShapeID="_x0000_i1422" DrawAspect="Content" ObjectID="_1637853362" r:id="rId797"/>
        </w:object>
      </w:r>
    </w:p>
    <w:p w14:paraId="5DEC715B" w14:textId="77777777" w:rsidR="00D56838" w:rsidRPr="00D56838" w:rsidRDefault="00AA462A" w:rsidP="00D56838">
      <w:pPr>
        <w:spacing w:line="240" w:lineRule="auto"/>
        <w:ind w:firstLineChars="0" w:firstLine="0"/>
        <w:jc w:val="center"/>
        <w:rPr>
          <w:rFonts w:eastAsia="等线" w:cs="Times New Roman"/>
          <w:sz w:val="21"/>
          <w:szCs w:val="21"/>
        </w:rPr>
      </w:pPr>
      <w:r w:rsidRPr="00AA462A">
        <w:rPr>
          <w:rFonts w:eastAsia="等线" w:cs="Times New Roman"/>
          <w:noProof/>
          <w:position w:val="-42"/>
          <w:sz w:val="21"/>
          <w:szCs w:val="21"/>
        </w:rPr>
        <w:object w:dxaOrig="6759" w:dyaOrig="1060" w14:anchorId="3D525CD7">
          <v:shape id="_x0000_i1423" type="#_x0000_t75" alt="" style="width:341.9pt;height:52.4pt;mso-width-percent:0;mso-height-percent:0;mso-width-percent:0;mso-height-percent:0" o:ole="">
            <v:imagedata r:id="rId798" o:title=""/>
          </v:shape>
          <o:OLEObject Type="Embed" ProgID="Equation.DSMT4" ShapeID="_x0000_i1423" DrawAspect="Content" ObjectID="_1637853363" r:id="rId799"/>
        </w:object>
      </w:r>
    </w:p>
    <w:p w14:paraId="52C5A8D8" w14:textId="77777777" w:rsidR="00D56838" w:rsidRPr="00D56838" w:rsidRDefault="00AA462A" w:rsidP="00D56838">
      <w:pPr>
        <w:spacing w:line="240" w:lineRule="auto"/>
        <w:ind w:firstLineChars="0" w:firstLine="0"/>
        <w:jc w:val="center"/>
        <w:rPr>
          <w:rFonts w:eastAsia="等线" w:cs="Times New Roman"/>
          <w:sz w:val="21"/>
          <w:szCs w:val="21"/>
        </w:rPr>
      </w:pPr>
      <w:r w:rsidRPr="00AA462A">
        <w:rPr>
          <w:rFonts w:eastAsia="等线" w:cs="Times New Roman"/>
          <w:noProof/>
          <w:position w:val="-42"/>
          <w:sz w:val="21"/>
          <w:szCs w:val="21"/>
        </w:rPr>
        <w:object w:dxaOrig="5960" w:dyaOrig="1020" w14:anchorId="65377840">
          <v:shape id="_x0000_i1424" type="#_x0000_t75" alt="" style="width:300.8pt;height:50.15pt;mso-width-percent:0;mso-height-percent:0;mso-width-percent:0;mso-height-percent:0" o:ole="">
            <v:imagedata r:id="rId800" o:title=""/>
          </v:shape>
          <o:OLEObject Type="Embed" ProgID="Equation.DSMT4" ShapeID="_x0000_i1424" DrawAspect="Content" ObjectID="_1637853364" r:id="rId801"/>
        </w:object>
      </w:r>
    </w:p>
    <w:p w14:paraId="03EB38D2"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sz w:val="21"/>
          <w:szCs w:val="21"/>
        </w:rPr>
        <w:tab/>
        <w:t>For the latter of the inequality</w:t>
      </w:r>
    </w:p>
    <w:p w14:paraId="71EF754D" w14:textId="77777777" w:rsidR="00D56838" w:rsidRPr="00D56838" w:rsidRDefault="00AA462A" w:rsidP="00D56838">
      <w:pPr>
        <w:spacing w:line="240" w:lineRule="auto"/>
        <w:ind w:firstLineChars="0" w:firstLine="0"/>
        <w:jc w:val="center"/>
        <w:rPr>
          <w:rFonts w:ascii="等线" w:eastAsia="等线" w:hAnsi="等线" w:cs="Times New Roman"/>
          <w:sz w:val="21"/>
          <w:szCs w:val="21"/>
        </w:rPr>
      </w:pPr>
      <w:r w:rsidRPr="00AA462A">
        <w:rPr>
          <w:rFonts w:ascii="等线" w:eastAsia="等线" w:hAnsi="等线" w:cs="Times New Roman"/>
          <w:noProof/>
          <w:position w:val="-88"/>
          <w:sz w:val="21"/>
          <w:szCs w:val="21"/>
        </w:rPr>
        <w:object w:dxaOrig="3180" w:dyaOrig="1880" w14:anchorId="17EA4A6C">
          <v:shape id="_x0000_i1425" type="#_x0000_t75" alt="" style="width:160.6pt;height:93.85pt;mso-width-percent:0;mso-height-percent:0;mso-width-percent:0;mso-height-percent:0" o:ole="">
            <v:imagedata r:id="rId802" o:title=""/>
          </v:shape>
          <o:OLEObject Type="Embed" ProgID="Equation.DSMT4" ShapeID="_x0000_i1425" DrawAspect="Content" ObjectID="_1637853365" r:id="rId803"/>
        </w:object>
      </w:r>
    </w:p>
    <w:p w14:paraId="0A7400D7"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ab/>
      </w:r>
      <w:r w:rsidR="00AA462A" w:rsidRPr="00AA462A">
        <w:rPr>
          <w:rFonts w:eastAsia="等线" w:cs="Times New Roman"/>
          <w:noProof/>
          <w:kern w:val="0"/>
          <w:position w:val="-70"/>
          <w:sz w:val="21"/>
          <w:szCs w:val="21"/>
        </w:rPr>
        <w:object w:dxaOrig="4239" w:dyaOrig="1520" w14:anchorId="22060886">
          <v:shape id="_x0000_i1426" type="#_x0000_t75" alt="" style="width:213pt;height:78.8pt;mso-width-percent:0;mso-height-percent:0;mso-width-percent:0;mso-height-percent:0" o:ole="">
            <v:imagedata r:id="rId804" o:title=""/>
          </v:shape>
          <o:OLEObject Type="Embed" ProgID="Equation.DSMT4" ShapeID="_x0000_i1426" DrawAspect="Content" ObjectID="_1637853366" r:id="rId805"/>
        </w:object>
      </w:r>
      <w:r w:rsidRPr="00D56838">
        <w:rPr>
          <w:rFonts w:eastAsia="等线" w:cs="Times New Roman"/>
          <w:kern w:val="0"/>
          <w:sz w:val="21"/>
          <w:szCs w:val="21"/>
        </w:rPr>
        <w:tab/>
        <w:t>(</w:t>
      </w:r>
      <w:r w:rsidRPr="00D56838">
        <w:rPr>
          <w:rFonts w:eastAsia="等线" w:cs="Times New Roman" w:hint="eastAsia"/>
          <w:kern w:val="0"/>
          <w:sz w:val="21"/>
          <w:szCs w:val="21"/>
        </w:rPr>
        <w:t>20</w:t>
      </w:r>
      <w:r w:rsidRPr="00D56838">
        <w:rPr>
          <w:rFonts w:eastAsia="等线" w:cs="Times New Roman"/>
          <w:kern w:val="0"/>
          <w:sz w:val="21"/>
          <w:szCs w:val="21"/>
        </w:rPr>
        <w:t>)</w:t>
      </w:r>
    </w:p>
    <w:p w14:paraId="1F50E0F2" w14:textId="77777777" w:rsidR="00D56838" w:rsidRPr="00D56838" w:rsidRDefault="00D56838" w:rsidP="00D56838">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so</w:t>
      </w:r>
    </w:p>
    <w:p w14:paraId="7CD25729" w14:textId="77777777" w:rsidR="00D56838" w:rsidRPr="00D56838" w:rsidRDefault="00AA462A" w:rsidP="00D56838">
      <w:pPr>
        <w:spacing w:line="240" w:lineRule="auto"/>
        <w:ind w:firstLineChars="0" w:firstLine="0"/>
        <w:jc w:val="center"/>
        <w:rPr>
          <w:rFonts w:ascii="等线" w:eastAsia="等线" w:hAnsi="等线" w:cs="Times New Roman"/>
          <w:sz w:val="21"/>
          <w:szCs w:val="21"/>
        </w:rPr>
      </w:pPr>
      <w:r w:rsidRPr="00AA462A">
        <w:rPr>
          <w:rFonts w:ascii="等线" w:eastAsia="等线" w:hAnsi="等线" w:cs="Times New Roman"/>
          <w:noProof/>
          <w:position w:val="-116"/>
          <w:sz w:val="21"/>
          <w:szCs w:val="21"/>
        </w:rPr>
        <w:object w:dxaOrig="8260" w:dyaOrig="2439" w14:anchorId="488D3CD6">
          <v:shape id="_x0000_i1427" type="#_x0000_t75" alt="" style="width:413.55pt;height:121.4pt;mso-width-percent:0;mso-height-percent:0;mso-width-percent:0;mso-height-percent:0" o:ole="">
            <v:imagedata r:id="rId806" o:title=""/>
          </v:shape>
          <o:OLEObject Type="Embed" ProgID="Equation.DSMT4" ShapeID="_x0000_i1427" DrawAspect="Content" ObjectID="_1637853367" r:id="rId807"/>
        </w:object>
      </w:r>
    </w:p>
    <w:p w14:paraId="2C66C964" w14:textId="77777777" w:rsidR="00D56838" w:rsidRPr="00D56838" w:rsidRDefault="00D56838" w:rsidP="00D56838">
      <w:pPr>
        <w:spacing w:line="240" w:lineRule="auto"/>
        <w:ind w:firstLineChars="0" w:firstLine="0"/>
        <w:jc w:val="center"/>
        <w:rPr>
          <w:rFonts w:ascii="等线" w:eastAsia="等线" w:hAnsi="等线" w:cs="Times New Roman"/>
          <w:sz w:val="21"/>
          <w:szCs w:val="21"/>
        </w:rPr>
      </w:pPr>
      <w:r w:rsidRPr="00D56838">
        <w:rPr>
          <w:rFonts w:ascii="等线" w:eastAsia="等线" w:hAnsi="等线" w:cs="Times New Roman"/>
          <w:noProof/>
          <w:sz w:val="21"/>
          <w:szCs w:val="21"/>
        </w:rPr>
        <w:drawing>
          <wp:inline distT="0" distB="0" distL="0" distR="0" wp14:anchorId="0C96017B" wp14:editId="71C3866D">
            <wp:extent cx="3713259" cy="3087827"/>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1-08 上午11.39.01.png"/>
                    <pic:cNvPicPr/>
                  </pic:nvPicPr>
                  <pic:blipFill>
                    <a:blip r:embed="rId808" cstate="print">
                      <a:extLst>
                        <a:ext uri="{28A0092B-C50C-407E-A947-70E740481C1C}">
                          <a14:useLocalDpi xmlns:a14="http://schemas.microsoft.com/office/drawing/2010/main" val="0"/>
                        </a:ext>
                      </a:extLst>
                    </a:blip>
                    <a:stretch>
                      <a:fillRect/>
                    </a:stretch>
                  </pic:blipFill>
                  <pic:spPr>
                    <a:xfrm>
                      <a:off x="0" y="0"/>
                      <a:ext cx="3736226" cy="3106926"/>
                    </a:xfrm>
                    <a:prstGeom prst="rect">
                      <a:avLst/>
                    </a:prstGeom>
                  </pic:spPr>
                </pic:pic>
              </a:graphicData>
            </a:graphic>
          </wp:inline>
        </w:drawing>
      </w:r>
    </w:p>
    <w:p w14:paraId="7E48C0CA" w14:textId="77777777" w:rsidR="00D56838" w:rsidRPr="00D56838" w:rsidRDefault="00D56838" w:rsidP="00D56838">
      <w:pPr>
        <w:spacing w:line="240" w:lineRule="auto"/>
        <w:ind w:firstLineChars="0" w:firstLine="0"/>
        <w:jc w:val="left"/>
        <w:rPr>
          <w:rFonts w:ascii="等线" w:eastAsia="等线" w:hAnsi="等线" w:cs="Times New Roman"/>
          <w:sz w:val="21"/>
          <w:szCs w:val="21"/>
        </w:rPr>
      </w:pPr>
      <w:r w:rsidRPr="00D56838">
        <w:rPr>
          <w:rFonts w:eastAsia="等线" w:cs="Times New Roman"/>
          <w:sz w:val="21"/>
          <w:szCs w:val="21"/>
        </w:rPr>
        <w:tab/>
      </w:r>
      <w:r w:rsidRPr="00D56838">
        <w:rPr>
          <w:rFonts w:eastAsia="等线" w:cs="Times New Roman" w:hint="cs"/>
          <w:sz w:val="21"/>
          <w:szCs w:val="21"/>
        </w:rPr>
        <w:t>It</w:t>
      </w:r>
      <w:r w:rsidRPr="00D56838">
        <w:rPr>
          <w:rFonts w:eastAsia="等线" w:cs="Times New Roman"/>
          <w:sz w:val="21"/>
          <w:szCs w:val="21"/>
        </w:rPr>
        <w:t xml:space="preserve">’s easy to see from the figure that the latter part of the right side of the inequality will be of an order less than one with the growth of n. Thus, the upper </w:t>
      </w:r>
      <w:r w:rsidRPr="00D56838">
        <w:rPr>
          <w:rFonts w:eastAsia="等线" w:cs="Times New Roman" w:hint="eastAsia"/>
          <w:sz w:val="21"/>
          <w:szCs w:val="21"/>
        </w:rPr>
        <w:t xml:space="preserve">and the lower bound is the same, which means the upper bound of </w:t>
      </w:r>
      <w:r w:rsidR="00AA462A" w:rsidRPr="00AA462A">
        <w:rPr>
          <w:rFonts w:eastAsia="等线" w:cs="Times New Roman"/>
          <w:noProof/>
          <w:position w:val="-12"/>
          <w:sz w:val="21"/>
          <w:szCs w:val="21"/>
        </w:rPr>
        <w:object w:dxaOrig="420" w:dyaOrig="360" w14:anchorId="6403AC30">
          <v:shape id="_x0000_i1428" type="#_x0000_t75" alt="" style="width:22.6pt;height:19.6pt;mso-width-percent:0;mso-height-percent:0;mso-width-percent:0;mso-height-percent:0" o:ole="">
            <v:imagedata r:id="rId759" o:title=""/>
          </v:shape>
          <o:OLEObject Type="Embed" ProgID="Equation.DSMT4" ShapeID="_x0000_i1428" DrawAspect="Content" ObjectID="_1637853368" r:id="rId809"/>
        </w:object>
      </w:r>
      <w:r w:rsidRPr="00D56838">
        <w:rPr>
          <w:rFonts w:eastAsia="等线" w:cs="Times New Roman"/>
          <w:sz w:val="21"/>
          <w:szCs w:val="21"/>
        </w:rPr>
        <w:t xml:space="preserve"> is a tight bound. Therefore, for small </w:t>
      </w:r>
      <w:r w:rsidR="00AA462A" w:rsidRPr="00AA462A">
        <w:rPr>
          <w:rFonts w:ascii="等线" w:eastAsia="等线" w:hAnsi="等线" w:cs="Times New Roman"/>
          <w:noProof/>
          <w:position w:val="-10"/>
          <w:sz w:val="21"/>
          <w:szCs w:val="21"/>
        </w:rPr>
        <w:object w:dxaOrig="200" w:dyaOrig="260" w14:anchorId="75755768">
          <v:shape id="_x0000_i1429" type="#_x0000_t75" alt="" style="width:9.05pt;height:12.8pt;mso-width-percent:0;mso-height-percent:0;mso-width-percent:0;mso-height-percent:0" o:ole="">
            <v:imagedata r:id="rId810" o:title=""/>
          </v:shape>
          <o:OLEObject Type="Embed" ProgID="Equation.DSMT4" ShapeID="_x0000_i1429" DrawAspect="Content" ObjectID="_1637853369" r:id="rId811"/>
        </w:object>
      </w:r>
      <w:r w:rsidRPr="00D56838">
        <w:rPr>
          <w:rFonts w:eastAsia="等线" w:cs="Times New Roman"/>
          <w:sz w:val="21"/>
          <w:szCs w:val="21"/>
        </w:rPr>
        <w:t xml:space="preserve">  </w:t>
      </w:r>
      <w:r w:rsidR="00AA462A" w:rsidRPr="00AA462A">
        <w:rPr>
          <w:rFonts w:ascii="等线" w:eastAsia="等线" w:hAnsi="等线" w:cs="Times New Roman"/>
          <w:noProof/>
          <w:position w:val="-14"/>
          <w:sz w:val="21"/>
          <w:szCs w:val="21"/>
        </w:rPr>
        <w:object w:dxaOrig="1060" w:dyaOrig="400" w14:anchorId="3D938EC4">
          <v:shape id="_x0000_i1430" type="#_x0000_t75" alt="" style="width:52.4pt;height:22.6pt;mso-width-percent:0;mso-height-percent:0;mso-width-percent:0;mso-height-percent:0" o:ole="">
            <v:imagedata r:id="rId812" o:title=""/>
          </v:shape>
          <o:OLEObject Type="Embed" ProgID="Equation.DSMT4" ShapeID="_x0000_i1430" DrawAspect="Content" ObjectID="_1637853370" r:id="rId813"/>
        </w:object>
      </w:r>
    </w:p>
    <w:p w14:paraId="4818FFD1" w14:textId="77777777" w:rsidR="00D56838" w:rsidRPr="00D56838" w:rsidRDefault="00AA462A" w:rsidP="00D56838">
      <w:pPr>
        <w:spacing w:line="240" w:lineRule="auto"/>
        <w:ind w:firstLineChars="0" w:firstLine="0"/>
        <w:jc w:val="center"/>
        <w:rPr>
          <w:rFonts w:eastAsia="等线" w:cs="Times New Roman"/>
          <w:kern w:val="0"/>
          <w:sz w:val="21"/>
          <w:szCs w:val="21"/>
        </w:rPr>
      </w:pPr>
      <w:r w:rsidRPr="00AA462A">
        <w:rPr>
          <w:rFonts w:eastAsia="等线" w:cs="Times New Roman"/>
          <w:noProof/>
          <w:kern w:val="0"/>
          <w:position w:val="-88"/>
          <w:sz w:val="21"/>
          <w:szCs w:val="21"/>
        </w:rPr>
        <w:object w:dxaOrig="5300" w:dyaOrig="1880" w14:anchorId="41CA3F8D">
          <v:shape id="_x0000_i1431" type="#_x0000_t75" alt="" style="width:263.85pt;height:93.85pt;mso-width-percent:0;mso-height-percent:0;mso-width-percent:0;mso-height-percent:0" o:ole="">
            <v:imagedata r:id="rId814" o:title=""/>
          </v:shape>
          <o:OLEObject Type="Embed" ProgID="Equation.DSMT4" ShapeID="_x0000_i1431" DrawAspect="Content" ObjectID="_1637853371" r:id="rId815"/>
        </w:object>
      </w:r>
    </w:p>
    <w:p w14:paraId="021AC747" w14:textId="77777777" w:rsidR="00D56838" w:rsidRPr="00D56838" w:rsidRDefault="00D56838" w:rsidP="00D56838">
      <w:pPr>
        <w:spacing w:line="240" w:lineRule="auto"/>
        <w:ind w:firstLineChars="0" w:firstLine="0"/>
        <w:jc w:val="left"/>
        <w:rPr>
          <w:rFonts w:eastAsia="等线" w:cs="Times New Roman"/>
          <w:sz w:val="21"/>
          <w:szCs w:val="21"/>
        </w:rPr>
      </w:pPr>
      <w:r w:rsidRPr="00D56838">
        <w:rPr>
          <w:rFonts w:eastAsia="等线" w:cs="Times New Roman"/>
          <w:kern w:val="0"/>
          <w:sz w:val="21"/>
          <w:szCs w:val="21"/>
        </w:rPr>
        <w:tab/>
        <w:t>For</w:t>
      </w:r>
      <w:r w:rsidRPr="00D56838">
        <w:rPr>
          <w:rFonts w:eastAsia="等线" w:cs="Times New Roman" w:hint="eastAsia"/>
          <w:kern w:val="0"/>
          <w:sz w:val="21"/>
          <w:szCs w:val="21"/>
        </w:rPr>
        <w:t xml:space="preserve"> </w:t>
      </w:r>
      <w:r w:rsidRPr="00D56838">
        <w:rPr>
          <w:rFonts w:eastAsia="等线" w:cs="Times New Roman"/>
          <w:kern w:val="0"/>
          <w:sz w:val="21"/>
          <w:szCs w:val="21"/>
        </w:rPr>
        <w:t>large</w:t>
      </w:r>
      <w:r w:rsidR="00AA462A" w:rsidRPr="00AA462A">
        <w:rPr>
          <w:rFonts w:ascii="等线" w:eastAsia="等线" w:hAnsi="等线" w:cs="Times New Roman"/>
          <w:noProof/>
          <w:position w:val="-10"/>
          <w:sz w:val="21"/>
          <w:szCs w:val="21"/>
        </w:rPr>
        <w:object w:dxaOrig="200" w:dyaOrig="260" w14:anchorId="7B04F2BC">
          <v:shape id="_x0000_i1432" type="#_x0000_t75" alt="" style="width:9.05pt;height:12.8pt;mso-width-percent:0;mso-height-percent:0;mso-width-percent:0;mso-height-percent:0" o:ole="">
            <v:imagedata r:id="rId810" o:title=""/>
          </v:shape>
          <o:OLEObject Type="Embed" ProgID="Equation.DSMT4" ShapeID="_x0000_i1432" DrawAspect="Content" ObjectID="_1637853372" r:id="rId816"/>
        </w:object>
      </w:r>
      <w:r w:rsidRPr="00D56838">
        <w:rPr>
          <w:rFonts w:eastAsia="等线" w:cs="Times New Roman"/>
          <w:kern w:val="0"/>
          <w:sz w:val="21"/>
          <w:szCs w:val="21"/>
        </w:rPr>
        <w:t xml:space="preserve"> </w:t>
      </w:r>
      <w:r w:rsidR="00AA462A" w:rsidRPr="00AA462A">
        <w:rPr>
          <w:rFonts w:ascii="等线" w:eastAsia="等线" w:hAnsi="等线" w:cs="Times New Roman"/>
          <w:noProof/>
          <w:position w:val="-14"/>
          <w:sz w:val="21"/>
          <w:szCs w:val="21"/>
        </w:rPr>
        <w:object w:dxaOrig="700" w:dyaOrig="400" w14:anchorId="2030377E">
          <v:shape id="_x0000_i1433" type="#_x0000_t75" alt="" style="width:33.95pt;height:22.6pt;mso-width-percent:0;mso-height-percent:0;mso-width-percent:0;mso-height-percent:0" o:ole="">
            <v:imagedata r:id="rId817" o:title=""/>
          </v:shape>
          <o:OLEObject Type="Embed" ProgID="Equation.DSMT4" ShapeID="_x0000_i1433" DrawAspect="Content" ObjectID="_1637853373" r:id="rId818"/>
        </w:object>
      </w:r>
    </w:p>
    <w:p w14:paraId="585B93CE" w14:textId="77777777" w:rsidR="00D56838" w:rsidRPr="00D56838" w:rsidRDefault="00AA462A" w:rsidP="00D56838">
      <w:pPr>
        <w:widowControl/>
        <w:spacing w:line="240" w:lineRule="auto"/>
        <w:ind w:firstLineChars="0" w:firstLine="0"/>
        <w:jc w:val="center"/>
        <w:rPr>
          <w:rFonts w:eastAsia="等线" w:cs="Times New Roman"/>
          <w:kern w:val="0"/>
          <w:sz w:val="21"/>
          <w:szCs w:val="21"/>
        </w:rPr>
      </w:pPr>
      <w:r w:rsidRPr="00AA462A">
        <w:rPr>
          <w:rFonts w:eastAsia="等线" w:cs="Times New Roman"/>
          <w:noProof/>
          <w:kern w:val="0"/>
          <w:position w:val="-88"/>
          <w:sz w:val="21"/>
          <w:szCs w:val="21"/>
        </w:rPr>
        <w:object w:dxaOrig="4959" w:dyaOrig="1880" w14:anchorId="2ED211AD">
          <v:shape id="_x0000_i1434" type="#_x0000_t75" alt="" style="width:245.8pt;height:93.85pt;mso-width-percent:0;mso-height-percent:0;mso-width-percent:0;mso-height-percent:0" o:ole="">
            <v:imagedata r:id="rId819" o:title=""/>
          </v:shape>
          <o:OLEObject Type="Embed" ProgID="Equation.DSMT4" ShapeID="_x0000_i1434" DrawAspect="Content" ObjectID="_1637853374" r:id="rId820"/>
        </w:object>
      </w:r>
    </w:p>
    <w:p w14:paraId="4C423BB3" w14:textId="77777777" w:rsidR="00D56838" w:rsidRPr="00D56838" w:rsidRDefault="00D56838" w:rsidP="00D56838">
      <w:pPr>
        <w:widowControl/>
        <w:spacing w:line="240" w:lineRule="auto"/>
        <w:ind w:firstLineChars="0" w:firstLine="0"/>
        <w:jc w:val="center"/>
        <w:rPr>
          <w:rFonts w:eastAsia="等线" w:cs="Times New Roman"/>
          <w:kern w:val="0"/>
          <w:sz w:val="21"/>
          <w:szCs w:val="21"/>
        </w:rPr>
      </w:pPr>
      <w:r w:rsidRPr="00D56838">
        <w:rPr>
          <w:rFonts w:eastAsia="等线" w:cs="Times New Roman"/>
          <w:noProof/>
          <w:kern w:val="0"/>
          <w:sz w:val="21"/>
          <w:szCs w:val="21"/>
        </w:rPr>
        <w:drawing>
          <wp:inline distT="0" distB="0" distL="0" distR="0" wp14:anchorId="26851C33" wp14:editId="5B978E31">
            <wp:extent cx="3999507" cy="4114654"/>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ma.jpg"/>
                    <pic:cNvPicPr/>
                  </pic:nvPicPr>
                  <pic:blipFill rotWithShape="1">
                    <a:blip r:embed="rId821">
                      <a:extLst>
                        <a:ext uri="{28A0092B-C50C-407E-A947-70E740481C1C}">
                          <a14:useLocalDpi xmlns:a14="http://schemas.microsoft.com/office/drawing/2010/main" val="0"/>
                        </a:ext>
                      </a:extLst>
                    </a:blip>
                    <a:srcRect t="4598" b="5924"/>
                    <a:stretch/>
                  </pic:blipFill>
                  <pic:spPr bwMode="auto">
                    <a:xfrm>
                      <a:off x="0" y="0"/>
                      <a:ext cx="3999507" cy="4114654"/>
                    </a:xfrm>
                    <a:prstGeom prst="rect">
                      <a:avLst/>
                    </a:prstGeom>
                    <a:ln>
                      <a:noFill/>
                    </a:ln>
                    <a:extLst>
                      <a:ext uri="{53640926-AAD7-44D8-BBD7-CCE9431645EC}">
                        <a14:shadowObscured xmlns:a14="http://schemas.microsoft.com/office/drawing/2010/main"/>
                      </a:ext>
                    </a:extLst>
                  </pic:spPr>
                </pic:pic>
              </a:graphicData>
            </a:graphic>
          </wp:inline>
        </w:drawing>
      </w:r>
    </w:p>
    <w:p w14:paraId="23F92828" w14:textId="77777777" w:rsidR="00D56838" w:rsidRPr="00D56838" w:rsidRDefault="00D56838" w:rsidP="00D56838">
      <w:pPr>
        <w:widowControl/>
        <w:spacing w:line="240" w:lineRule="auto"/>
        <w:ind w:firstLineChars="0" w:firstLine="0"/>
        <w:jc w:val="left"/>
        <w:rPr>
          <w:rFonts w:eastAsia="等线" w:cs="Times New Roman"/>
          <w:sz w:val="21"/>
          <w:szCs w:val="21"/>
        </w:rPr>
      </w:pPr>
      <w:r w:rsidRPr="00D56838">
        <w:rPr>
          <w:rFonts w:eastAsia="等线" w:cs="Times New Roman"/>
          <w:kern w:val="0"/>
          <w:sz w:val="21"/>
          <w:szCs w:val="21"/>
        </w:rPr>
        <w:tab/>
        <w:t xml:space="preserve">Figure 2 shows that the changes of ad hoc flow probability in the first part and second part. </w:t>
      </w:r>
      <w:r w:rsidRPr="00D56838">
        <w:rPr>
          <w:rFonts w:eastAsia="等线" w:cs="Times New Roman"/>
          <w:sz w:val="21"/>
          <w:szCs w:val="21"/>
        </w:rPr>
        <w:t xml:space="preserve">When </w:t>
      </w:r>
      <w:r w:rsidR="00AA462A" w:rsidRPr="00AA462A">
        <w:rPr>
          <w:rFonts w:ascii="等线" w:eastAsia="等线" w:hAnsi="等线" w:cs="Times New Roman"/>
          <w:noProof/>
          <w:position w:val="-10"/>
          <w:sz w:val="21"/>
          <w:szCs w:val="21"/>
        </w:rPr>
        <w:object w:dxaOrig="520" w:dyaOrig="320" w14:anchorId="50000C7D">
          <v:shape id="_x0000_i1435" type="#_x0000_t75" alt="" style="width:26.4pt;height:16.6pt;mso-width-percent:0;mso-height-percent:0;mso-width-percent:0;mso-height-percent:0" o:ole="">
            <v:imagedata r:id="rId822" o:title=""/>
          </v:shape>
          <o:OLEObject Type="Embed" ProgID="Equation.DSMT4" ShapeID="_x0000_i1435" DrawAspect="Content" ObjectID="_1637853375" r:id="rId823"/>
        </w:object>
      </w:r>
      <w:r w:rsidRPr="00D56838">
        <w:rPr>
          <w:rFonts w:eastAsia="等线" w:cs="Times New Roman"/>
          <w:kern w:val="0"/>
          <w:sz w:val="21"/>
          <w:szCs w:val="21"/>
        </w:rPr>
        <w:t xml:space="preserve">, </w:t>
      </w:r>
      <w:r w:rsidRPr="00D56838">
        <w:rPr>
          <w:rFonts w:eastAsia="等线" w:cs="Times New Roman" w:hint="eastAsia"/>
          <w:kern w:val="0"/>
          <w:sz w:val="21"/>
          <w:szCs w:val="21"/>
        </w:rPr>
        <w:t>a</w:t>
      </w:r>
      <w:r w:rsidRPr="00D56838">
        <w:rPr>
          <w:rFonts w:eastAsia="等线" w:cs="Times New Roman"/>
          <w:kern w:val="0"/>
          <w:sz w:val="21"/>
          <w:szCs w:val="21"/>
        </w:rPr>
        <w:t xml:space="preserve">s n growth to infinity, the value of </w:t>
      </w:r>
      <w:r w:rsidR="00AA462A" w:rsidRPr="00AA462A">
        <w:rPr>
          <w:rFonts w:eastAsia="等线" w:cs="Times New Roman"/>
          <w:noProof/>
          <w:position w:val="-12"/>
          <w:sz w:val="21"/>
          <w:szCs w:val="21"/>
        </w:rPr>
        <w:object w:dxaOrig="400" w:dyaOrig="360" w14:anchorId="60184779">
          <v:shape id="_x0000_i1436" type="#_x0000_t75" alt="" style="width:19.6pt;height:19.6pt;mso-width-percent:0;mso-height-percent:0;mso-width-percent:0;mso-height-percent:0" o:ole="">
            <v:imagedata r:id="rId824" o:title=""/>
          </v:shape>
          <o:OLEObject Type="Embed" ProgID="Equation.DSMT4" ShapeID="_x0000_i1436" DrawAspect="Content" ObjectID="_1637853376" r:id="rId825"/>
        </w:object>
      </w:r>
      <w:r w:rsidRPr="00D56838">
        <w:rPr>
          <w:rFonts w:eastAsia="等线" w:cs="Times New Roman"/>
          <w:sz w:val="21"/>
          <w:szCs w:val="21"/>
        </w:rPr>
        <w:t xml:space="preserve"> is much less than</w:t>
      </w:r>
      <w:r w:rsidR="00AA462A" w:rsidRPr="00AA462A">
        <w:rPr>
          <w:rFonts w:eastAsia="等线" w:cs="Times New Roman"/>
          <w:noProof/>
          <w:position w:val="-12"/>
          <w:sz w:val="21"/>
          <w:szCs w:val="21"/>
        </w:rPr>
        <w:object w:dxaOrig="420" w:dyaOrig="360" w14:anchorId="3AB2E53A">
          <v:shape id="_x0000_i1437" type="#_x0000_t75" alt="" style="width:22.6pt;height:19.6pt;mso-width-percent:0;mso-height-percent:0;mso-width-percent:0;mso-height-percent:0" o:ole="">
            <v:imagedata r:id="rId826" o:title=""/>
          </v:shape>
          <o:OLEObject Type="Embed" ProgID="Equation.DSMT4" ShapeID="_x0000_i1437" DrawAspect="Content" ObjectID="_1637853377" r:id="rId827"/>
        </w:object>
      </w:r>
      <w:r w:rsidRPr="00D56838">
        <w:rPr>
          <w:rFonts w:eastAsia="等线" w:cs="Times New Roman"/>
          <w:sz w:val="21"/>
          <w:szCs w:val="21"/>
        </w:rPr>
        <w:t xml:space="preserve">. This result implies the probability of a node with a large number of LSCs is super small. However, when </w:t>
      </w:r>
      <w:r w:rsidR="00AA462A" w:rsidRPr="00AA462A">
        <w:rPr>
          <w:rFonts w:ascii="等线" w:eastAsia="等线" w:hAnsi="等线" w:cs="Times New Roman"/>
          <w:noProof/>
          <w:position w:val="-10"/>
          <w:sz w:val="21"/>
          <w:szCs w:val="21"/>
        </w:rPr>
        <w:object w:dxaOrig="859" w:dyaOrig="320" w14:anchorId="685718C8">
          <v:shape id="_x0000_i1438" type="#_x0000_t75" alt="" style="width:41.85pt;height:16.6pt;mso-width-percent:0;mso-height-percent:0;mso-width-percent:0;mso-height-percent:0" o:ole="">
            <v:imagedata r:id="rId828" o:title=""/>
          </v:shape>
          <o:OLEObject Type="Embed" ProgID="Equation.DSMT4" ShapeID="_x0000_i1438" DrawAspect="Content" ObjectID="_1637853378" r:id="rId829"/>
        </w:object>
      </w:r>
      <w:r w:rsidRPr="00D56838">
        <w:rPr>
          <w:rFonts w:ascii="等线" w:eastAsia="等线" w:hAnsi="等线" w:cs="Times New Roman"/>
          <w:sz w:val="21"/>
          <w:szCs w:val="21"/>
        </w:rPr>
        <w:t>,</w:t>
      </w:r>
      <w:r w:rsidRPr="00D56838">
        <w:rPr>
          <w:rFonts w:eastAsia="等线" w:cs="Times New Roman"/>
          <w:sz w:val="21"/>
          <w:szCs w:val="21"/>
        </w:rPr>
        <w:t xml:space="preserve"> the part that play a decisive role exactly are related to the clustering property exponential factor </w:t>
      </w:r>
      <w:r w:rsidR="00AA462A" w:rsidRPr="00AA462A">
        <w:rPr>
          <w:rFonts w:eastAsia="等线" w:cs="Times New Roman"/>
          <w:noProof/>
          <w:position w:val="-10"/>
          <w:sz w:val="21"/>
        </w:rPr>
        <w:object w:dxaOrig="200" w:dyaOrig="260" w14:anchorId="48066F7C">
          <v:shape id="_x0000_i1439" type="#_x0000_t75" alt="" style="width:9.05pt;height:12.8pt;mso-width-percent:0;mso-height-percent:0;mso-width-percent:0;mso-height-percent:0" o:ole="">
            <v:imagedata r:id="rId830" o:title=""/>
          </v:shape>
          <o:OLEObject Type="Embed" ProgID="Equation.DSMT4" ShapeID="_x0000_i1439" DrawAspect="Content" ObjectID="_1637853379" r:id="rId831"/>
        </w:object>
      </w:r>
      <w:r w:rsidRPr="00D56838">
        <w:rPr>
          <w:rFonts w:eastAsia="等线" w:cs="Times New Roman"/>
          <w:sz w:val="21"/>
          <w:szCs w:val="21"/>
        </w:rPr>
        <w:t>.</w:t>
      </w:r>
      <w:r w:rsidRPr="00D56838">
        <w:rPr>
          <w:rFonts w:eastAsia="等线" w:cs="Times New Roman"/>
          <w:sz w:val="21"/>
        </w:rPr>
        <w:t xml:space="preserve"> </w:t>
      </w:r>
      <w:r w:rsidRPr="00D56838">
        <w:rPr>
          <w:rFonts w:eastAsia="等线" w:cs="Times New Roman"/>
          <w:kern w:val="0"/>
          <w:sz w:val="21"/>
          <w:szCs w:val="21"/>
        </w:rPr>
        <w:t xml:space="preserve">From above we can obtain the order of </w:t>
      </w:r>
      <w:r w:rsidR="00AA462A" w:rsidRPr="00AA462A">
        <w:rPr>
          <w:rFonts w:eastAsia="等线" w:cs="Times New Roman"/>
          <w:noProof/>
          <w:position w:val="-12"/>
          <w:sz w:val="21"/>
          <w:szCs w:val="21"/>
        </w:rPr>
        <w:object w:dxaOrig="340" w:dyaOrig="360" w14:anchorId="674033AF">
          <v:shape id="_x0000_i1440" type="#_x0000_t75" alt="" style="width:18.85pt;height:19.6pt;mso-width-percent:0;mso-height-percent:0;mso-width-percent:0;mso-height-percent:0" o:ole="">
            <v:imagedata r:id="rId832" o:title=""/>
          </v:shape>
          <o:OLEObject Type="Embed" ProgID="Equation.DSMT4" ShapeID="_x0000_i1440" DrawAspect="Content" ObjectID="_1637853380" r:id="rId833"/>
        </w:object>
      </w:r>
    </w:p>
    <w:p w14:paraId="2886501D" w14:textId="77777777" w:rsidR="00D56838" w:rsidRPr="00D56838" w:rsidRDefault="00AA462A" w:rsidP="00D56838">
      <w:pPr>
        <w:widowControl/>
        <w:spacing w:line="240" w:lineRule="auto"/>
        <w:ind w:firstLineChars="0" w:firstLine="0"/>
        <w:jc w:val="center"/>
        <w:rPr>
          <w:rFonts w:eastAsia="等线" w:cs="Times New Roman"/>
          <w:sz w:val="21"/>
          <w:szCs w:val="21"/>
        </w:rPr>
      </w:pPr>
      <w:r w:rsidRPr="00AA462A">
        <w:rPr>
          <w:rFonts w:eastAsia="等线" w:cs="Times New Roman"/>
          <w:noProof/>
          <w:position w:val="-150"/>
          <w:sz w:val="21"/>
          <w:szCs w:val="21"/>
        </w:rPr>
        <w:object w:dxaOrig="6759" w:dyaOrig="3120" w14:anchorId="74CA74E1">
          <v:shape id="_x0000_i1441" type="#_x0000_t75" alt="" style="width:341.9pt;height:156.05pt;mso-width-percent:0;mso-height-percent:0;mso-width-percent:0;mso-height-percent:0" o:ole="">
            <v:imagedata r:id="rId834" o:title=""/>
          </v:shape>
          <o:OLEObject Type="Embed" ProgID="Equation.DSMT4" ShapeID="_x0000_i1441" DrawAspect="Content" ObjectID="_1637853381" r:id="rId835"/>
        </w:object>
      </w:r>
    </w:p>
    <w:p w14:paraId="43BC2A3F" w14:textId="77777777" w:rsidR="00D56838" w:rsidRPr="00D56838" w:rsidRDefault="00D56838" w:rsidP="00D56838">
      <w:pPr>
        <w:widowControl/>
        <w:spacing w:line="240" w:lineRule="auto"/>
        <w:ind w:firstLineChars="0" w:firstLine="0"/>
        <w:jc w:val="left"/>
        <w:rPr>
          <w:rFonts w:eastAsia="等线" w:cs="Times New Roman"/>
          <w:sz w:val="21"/>
          <w:szCs w:val="21"/>
        </w:rPr>
      </w:pPr>
      <w:r w:rsidRPr="00D56838">
        <w:rPr>
          <w:rFonts w:eastAsia="等线" w:cs="Times New Roman"/>
          <w:sz w:val="21"/>
          <w:szCs w:val="21"/>
        </w:rPr>
        <w:tab/>
        <w:t>The same method can be used to calculate the probability of cellular flows as</w:t>
      </w:r>
    </w:p>
    <w:p w14:paraId="24AD9831" w14:textId="77777777" w:rsidR="00D56838" w:rsidRPr="00D56838" w:rsidRDefault="00AA462A" w:rsidP="00D56838">
      <w:pPr>
        <w:widowControl/>
        <w:spacing w:line="240" w:lineRule="auto"/>
        <w:ind w:firstLineChars="0" w:firstLine="0"/>
        <w:jc w:val="center"/>
        <w:rPr>
          <w:rFonts w:eastAsia="等线" w:cs="Times New Roman"/>
          <w:sz w:val="21"/>
          <w:szCs w:val="21"/>
        </w:rPr>
      </w:pPr>
      <w:r w:rsidRPr="00AA462A">
        <w:rPr>
          <w:rFonts w:eastAsia="等线" w:cs="Times New Roman"/>
          <w:noProof/>
          <w:position w:val="-152"/>
          <w:sz w:val="21"/>
          <w:szCs w:val="21"/>
        </w:rPr>
        <w:object w:dxaOrig="6820" w:dyaOrig="3159" w14:anchorId="687AFAEF">
          <v:shape id="_x0000_i1442" type="#_x0000_t75" alt="" style="width:345.7pt;height:159.1pt;mso-width-percent:0;mso-height-percent:0;mso-width-percent:0;mso-height-percent:0" o:ole="">
            <v:imagedata r:id="rId836" o:title=""/>
          </v:shape>
          <o:OLEObject Type="Embed" ProgID="Equation.DSMT4" ShapeID="_x0000_i1442" DrawAspect="Content" ObjectID="_1637853382" r:id="rId837"/>
        </w:object>
      </w:r>
    </w:p>
    <w:p w14:paraId="32B45975" w14:textId="77777777" w:rsidR="00D56838" w:rsidRPr="00D56838" w:rsidRDefault="00D56838" w:rsidP="00D56838">
      <w:pPr>
        <w:widowControl/>
        <w:spacing w:line="240" w:lineRule="auto"/>
        <w:ind w:firstLineChars="0" w:firstLine="220"/>
        <w:jc w:val="left"/>
        <w:rPr>
          <w:rFonts w:eastAsia="等线" w:cs="Times New Roman"/>
          <w:sz w:val="21"/>
          <w:szCs w:val="21"/>
        </w:rPr>
      </w:pPr>
      <w:r w:rsidRPr="00D56838">
        <w:rPr>
          <w:rFonts w:eastAsia="等线" w:cs="Times New Roman"/>
          <w:sz w:val="21"/>
          <w:szCs w:val="21"/>
        </w:rPr>
        <w:t>Thus, the total number of ad hoc flows and cellular flows are as follows:</w:t>
      </w:r>
    </w:p>
    <w:p w14:paraId="249AE5B7" w14:textId="77777777" w:rsidR="00AB1E0F" w:rsidRPr="00D56838" w:rsidRDefault="00AB1E0F">
      <w:pPr>
        <w:ind w:firstLine="480"/>
      </w:pPr>
    </w:p>
    <w:p w14:paraId="651282FF" w14:textId="77777777" w:rsidR="00AB1E0F" w:rsidRDefault="00AB1E0F">
      <w:pPr>
        <w:ind w:firstLine="480"/>
      </w:pPr>
    </w:p>
    <w:p w14:paraId="123859EA" w14:textId="0C9CF353" w:rsidR="00AB1E0F" w:rsidRDefault="00AD6047">
      <w:pPr>
        <w:pStyle w:val="2"/>
      </w:pPr>
      <w:bookmarkStart w:id="32" w:name="_Toc12468645"/>
      <w:r>
        <w:rPr>
          <w:rFonts w:hint="eastAsia"/>
        </w:rPr>
        <w:t>3.3</w:t>
      </w:r>
      <w:r>
        <w:t xml:space="preserve"> </w:t>
      </w:r>
      <w:r w:rsidR="0028144B">
        <w:rPr>
          <w:rFonts w:hint="eastAsia"/>
        </w:rPr>
        <w:t>具有无标度特性的三维</w:t>
      </w:r>
      <w:r w:rsidR="00FE0FEF">
        <w:rPr>
          <w:rFonts w:hint="eastAsia"/>
        </w:rPr>
        <w:t>无标度</w:t>
      </w:r>
      <w:r w:rsidR="0028144B">
        <w:rPr>
          <w:rFonts w:hint="eastAsia"/>
        </w:rPr>
        <w:t>混合网络容量</w:t>
      </w:r>
      <w:r w:rsidR="00FE0FEF">
        <w:rPr>
          <w:rFonts w:hint="eastAsia"/>
        </w:rPr>
        <w:t>推导</w:t>
      </w:r>
      <w:bookmarkEnd w:id="32"/>
    </w:p>
    <w:p w14:paraId="16DE215B" w14:textId="77777777" w:rsidR="00AB1E0F" w:rsidRDefault="00AB1E0F">
      <w:pPr>
        <w:pStyle w:val="af2"/>
        <w:ind w:firstLine="480"/>
      </w:pPr>
    </w:p>
    <w:p w14:paraId="7CA19A0A" w14:textId="77777777" w:rsidR="00115583" w:rsidRDefault="00AD6047" w:rsidP="00115583">
      <w:pPr>
        <w:pStyle w:val="2"/>
      </w:pPr>
      <w:bookmarkStart w:id="33" w:name="_Toc12468646"/>
      <w:r>
        <w:rPr>
          <w:rFonts w:hint="eastAsia"/>
        </w:rPr>
        <w:t>3</w:t>
      </w:r>
      <w:r>
        <w:t xml:space="preserve">.4 </w:t>
      </w:r>
      <w:r>
        <w:t>仿真</w:t>
      </w:r>
      <w:r>
        <w:rPr>
          <w:rFonts w:hint="eastAsia"/>
        </w:rPr>
        <w:t>结果和分析</w:t>
      </w:r>
      <w:bookmarkEnd w:id="33"/>
    </w:p>
    <w:p w14:paraId="2DD2B9F2" w14:textId="77777777" w:rsidR="009C7D8F" w:rsidRDefault="009C7D8F">
      <w:pPr>
        <w:pStyle w:val="afe"/>
        <w:spacing w:line="240" w:lineRule="auto"/>
        <w:textAlignment w:val="center"/>
      </w:pPr>
    </w:p>
    <w:p w14:paraId="0834548E" w14:textId="77777777" w:rsidR="009C7D8F" w:rsidRDefault="009C7D8F" w:rsidP="009C7D8F">
      <w:pPr>
        <w:pStyle w:val="afe"/>
        <w:spacing w:line="240" w:lineRule="auto"/>
        <w:jc w:val="both"/>
        <w:textAlignment w:val="center"/>
        <w:rPr>
          <w:rFonts w:eastAsia="黑体"/>
          <w:color w:val="000000" w:themeColor="text1"/>
          <w:sz w:val="28"/>
        </w:rPr>
      </w:pPr>
    </w:p>
    <w:p w14:paraId="5A9C84AE" w14:textId="77777777" w:rsidR="009C7D8F" w:rsidRPr="00DB7AA6" w:rsidRDefault="009C7D8F" w:rsidP="00DB7AA6">
      <w:pPr>
        <w:pStyle w:val="2"/>
      </w:pPr>
      <w:bookmarkStart w:id="34" w:name="_Toc12468647"/>
      <w:r w:rsidRPr="00DB7AA6">
        <w:rPr>
          <w:rFonts w:hint="eastAsia"/>
        </w:rPr>
        <w:t>3</w:t>
      </w:r>
      <w:r w:rsidRPr="00DB7AA6">
        <w:t xml:space="preserve">.5 </w:t>
      </w:r>
      <w:r w:rsidRPr="00DB7AA6">
        <w:rPr>
          <w:rFonts w:hint="eastAsia"/>
        </w:rPr>
        <w:t>本章小结</w:t>
      </w:r>
      <w:bookmarkEnd w:id="34"/>
    </w:p>
    <w:p w14:paraId="39FFEFD5" w14:textId="119F90CB" w:rsidR="009C7D8F" w:rsidRDefault="009C7D8F" w:rsidP="00DB7AA6">
      <w:pPr>
        <w:ind w:firstLine="480"/>
      </w:pPr>
    </w:p>
    <w:p w14:paraId="419AF0C9" w14:textId="5EE95F75" w:rsidR="00B371AD" w:rsidRPr="00DB7AA6" w:rsidRDefault="00B371AD" w:rsidP="00DB7AA6">
      <w:pPr>
        <w:ind w:firstLine="480"/>
        <w:sectPr w:rsidR="00B371AD" w:rsidRPr="00DB7AA6">
          <w:headerReference w:type="even" r:id="rId838"/>
          <w:headerReference w:type="default" r:id="rId839"/>
          <w:pgSz w:w="11906" w:h="16838"/>
          <w:pgMar w:top="1440" w:right="1800" w:bottom="1440" w:left="1800" w:header="851" w:footer="992" w:gutter="0"/>
          <w:cols w:space="425"/>
          <w:docGrid w:type="lines" w:linePitch="326"/>
        </w:sectPr>
      </w:pPr>
    </w:p>
    <w:p w14:paraId="7014263C" w14:textId="77777777" w:rsidR="00AB1E0F" w:rsidRDefault="00AB1E0F" w:rsidP="009C7D8F">
      <w:pPr>
        <w:pStyle w:val="afe"/>
        <w:spacing w:line="240" w:lineRule="auto"/>
        <w:jc w:val="both"/>
        <w:textAlignment w:val="center"/>
      </w:pPr>
    </w:p>
    <w:p w14:paraId="500BB61F" w14:textId="37AE3992" w:rsidR="00AB1E0F" w:rsidRDefault="00AD6047">
      <w:pPr>
        <w:pStyle w:val="af9"/>
      </w:pPr>
      <w:bookmarkStart w:id="35" w:name="_Toc12468648"/>
      <w:r>
        <w:t>第四章</w:t>
      </w:r>
      <w:r w:rsidR="002F2E38">
        <w:t xml:space="preserve"> </w:t>
      </w:r>
      <w:r w:rsidR="0067363E">
        <w:rPr>
          <w:rFonts w:hint="eastAsia"/>
        </w:rPr>
        <w:t>基于</w:t>
      </w:r>
      <w:r w:rsidR="00926E17">
        <w:rPr>
          <w:rFonts w:hint="eastAsia"/>
        </w:rPr>
        <w:t>车辆节点</w:t>
      </w:r>
      <w:r w:rsidR="0067363E">
        <w:rPr>
          <w:rFonts w:hint="eastAsia"/>
        </w:rPr>
        <w:t>的</w:t>
      </w:r>
      <w:r w:rsidR="00926E17">
        <w:rPr>
          <w:rFonts w:hint="eastAsia"/>
        </w:rPr>
        <w:t>二</w:t>
      </w:r>
      <w:r w:rsidR="00926E17">
        <w:t>维</w:t>
      </w:r>
      <w:r w:rsidR="00926E17">
        <w:rPr>
          <w:rFonts w:hint="eastAsia"/>
        </w:rPr>
        <w:t>混合无标度网络容量分析</w:t>
      </w:r>
      <w:bookmarkEnd w:id="35"/>
    </w:p>
    <w:p w14:paraId="2C361E8E" w14:textId="4B08106D" w:rsidR="00B371AD" w:rsidRDefault="00B371AD" w:rsidP="00B371AD">
      <w:pPr>
        <w:pStyle w:val="af2"/>
        <w:ind w:firstLine="480"/>
      </w:pPr>
      <w:bookmarkStart w:id="36" w:name="_Toc12468649"/>
    </w:p>
    <w:p w14:paraId="0F6AFDF1" w14:textId="169CBFF3" w:rsidR="00B371AD" w:rsidRDefault="00B371AD" w:rsidP="00B371AD">
      <w:pPr>
        <w:ind w:firstLine="480"/>
      </w:pPr>
    </w:p>
    <w:p w14:paraId="7A136A32" w14:textId="7B40BDB6" w:rsidR="00AB1E0F" w:rsidRDefault="00AD6047">
      <w:pPr>
        <w:pStyle w:val="2"/>
      </w:pPr>
      <w:r>
        <w:rPr>
          <w:rFonts w:hint="eastAsia"/>
        </w:rPr>
        <w:t>4.1</w:t>
      </w:r>
      <w:r w:rsidR="0067363E">
        <w:t xml:space="preserve"> </w:t>
      </w:r>
      <w:r w:rsidR="00FE0FEF">
        <w:rPr>
          <w:rFonts w:hint="eastAsia"/>
        </w:rPr>
        <w:t>基于节点分布在二维空间的混合网络模型</w:t>
      </w:r>
      <w:bookmarkEnd w:id="36"/>
    </w:p>
    <w:p w14:paraId="444E508C" w14:textId="03C1997A" w:rsidR="00AB1E0F" w:rsidRDefault="00AD6047" w:rsidP="00B371AD">
      <w:pPr>
        <w:pStyle w:val="afc"/>
      </w:pPr>
      <w:r>
        <w:tab/>
      </w:r>
    </w:p>
    <w:p w14:paraId="0B74ED8B" w14:textId="4E70AFA5" w:rsidR="00AB1E0F" w:rsidRDefault="00AD6047">
      <w:pPr>
        <w:pStyle w:val="2"/>
      </w:pPr>
      <w:bookmarkStart w:id="37" w:name="_Toc12468650"/>
      <w:r>
        <w:rPr>
          <w:rFonts w:hint="eastAsia"/>
        </w:rPr>
        <w:t>4.2</w:t>
      </w:r>
      <w:r>
        <w:t xml:space="preserve"> </w:t>
      </w:r>
      <w:r w:rsidR="00FE0FEF">
        <w:rPr>
          <w:rFonts w:hint="eastAsia"/>
        </w:rPr>
        <w:t>具有无标度特性的</w:t>
      </w:r>
      <w:proofErr w:type="gramStart"/>
      <w:r w:rsidR="00FE0FEF">
        <w:rPr>
          <w:rFonts w:hint="eastAsia"/>
        </w:rPr>
        <w:t>二维无标度</w:t>
      </w:r>
      <w:proofErr w:type="gramEnd"/>
      <w:r w:rsidR="00FE0FEF">
        <w:rPr>
          <w:rFonts w:hint="eastAsia"/>
        </w:rPr>
        <w:t>混合网络容量推导</w:t>
      </w:r>
      <w:bookmarkEnd w:id="37"/>
    </w:p>
    <w:p w14:paraId="1FC9A971" w14:textId="35298A81" w:rsidR="001F7726" w:rsidRDefault="001F7726" w:rsidP="001F7726">
      <w:pPr>
        <w:pStyle w:val="af2"/>
        <w:ind w:firstLine="480"/>
      </w:pPr>
    </w:p>
    <w:p w14:paraId="4BE5450D" w14:textId="16F9F5AD" w:rsidR="00C05634" w:rsidRDefault="00966A30" w:rsidP="00C05634">
      <w:pPr>
        <w:pStyle w:val="2"/>
      </w:pPr>
      <w:bookmarkStart w:id="38" w:name="_Toc12468651"/>
      <w:r w:rsidRPr="009C7D8F">
        <w:rPr>
          <w:rFonts w:hint="eastAsia"/>
        </w:rPr>
        <w:t>4.</w:t>
      </w:r>
      <w:r w:rsidR="00FE0FEF">
        <w:t>3</w:t>
      </w:r>
      <w:r w:rsidRPr="009C7D8F">
        <w:rPr>
          <w:rFonts w:hint="eastAsia"/>
        </w:rPr>
        <w:t xml:space="preserve"> </w:t>
      </w:r>
      <w:r>
        <w:rPr>
          <w:rFonts w:hint="eastAsia"/>
        </w:rPr>
        <w:t>仿真结果分析</w:t>
      </w:r>
      <w:bookmarkEnd w:id="38"/>
    </w:p>
    <w:p w14:paraId="64B4671C" w14:textId="15B33EA6" w:rsidR="00C05634" w:rsidRPr="00C05634" w:rsidRDefault="00C05634" w:rsidP="00B371AD">
      <w:pPr>
        <w:ind w:firstLineChars="0" w:firstLine="0"/>
        <w:jc w:val="left"/>
        <w:rPr>
          <w:sz w:val="21"/>
          <w:szCs w:val="21"/>
        </w:rPr>
      </w:pPr>
      <w:r>
        <w:rPr>
          <w:rFonts w:eastAsia="黑体"/>
        </w:rPr>
        <w:tab/>
      </w:r>
    </w:p>
    <w:p w14:paraId="44E1882E" w14:textId="161D1B22" w:rsidR="009C7D8F" w:rsidRPr="009C7D8F" w:rsidRDefault="009C7D8F" w:rsidP="00DB7AA6">
      <w:pPr>
        <w:pStyle w:val="2"/>
      </w:pPr>
      <w:bookmarkStart w:id="39" w:name="_Toc12468652"/>
      <w:r w:rsidRPr="009C7D8F">
        <w:rPr>
          <w:rFonts w:hint="eastAsia"/>
        </w:rPr>
        <w:t>4.</w:t>
      </w:r>
      <w:r w:rsidR="00FE0FEF">
        <w:t>4</w:t>
      </w:r>
      <w:r w:rsidRPr="009C7D8F">
        <w:rPr>
          <w:rFonts w:hint="eastAsia"/>
        </w:rPr>
        <w:t xml:space="preserve"> </w:t>
      </w:r>
      <w:r w:rsidRPr="009C7D8F">
        <w:rPr>
          <w:rFonts w:hint="eastAsia"/>
        </w:rPr>
        <w:t>本章小结</w:t>
      </w:r>
      <w:bookmarkEnd w:id="39"/>
    </w:p>
    <w:p w14:paraId="6F6510BA" w14:textId="77777777" w:rsidR="009C7D8F" w:rsidRPr="009C7D8F" w:rsidRDefault="009C7D8F" w:rsidP="009C7D8F">
      <w:pPr>
        <w:ind w:firstLine="480"/>
        <w:sectPr w:rsidR="009C7D8F" w:rsidRPr="009C7D8F">
          <w:headerReference w:type="default" r:id="rId840"/>
          <w:pgSz w:w="11906" w:h="16838"/>
          <w:pgMar w:top="1440" w:right="1800" w:bottom="1440" w:left="1800" w:header="851" w:footer="992" w:gutter="0"/>
          <w:cols w:space="425"/>
          <w:docGrid w:type="lines" w:linePitch="326"/>
        </w:sectPr>
      </w:pPr>
    </w:p>
    <w:p w14:paraId="133F9EEB" w14:textId="77777777" w:rsidR="00E36646" w:rsidRDefault="00E36646">
      <w:pPr>
        <w:pStyle w:val="af2"/>
        <w:ind w:firstLineChars="0" w:firstLine="0"/>
        <w:jc w:val="center"/>
        <w:rPr>
          <w:rFonts w:eastAsia="黑体" w:cstheme="minorBidi"/>
          <w:bCs w:val="0"/>
          <w:sz w:val="32"/>
          <w:szCs w:val="22"/>
        </w:rPr>
      </w:pPr>
    </w:p>
    <w:p w14:paraId="0AC04DDA" w14:textId="77777777" w:rsidR="00AB1E0F" w:rsidRPr="00DF29A6" w:rsidRDefault="00AD6047" w:rsidP="00DF29A6">
      <w:pPr>
        <w:pStyle w:val="af9"/>
      </w:pPr>
      <w:bookmarkStart w:id="40" w:name="_Toc12468653"/>
      <w:r w:rsidRPr="00DF29A6">
        <w:t>总结与展望</w:t>
      </w:r>
      <w:bookmarkEnd w:id="40"/>
    </w:p>
    <w:p w14:paraId="0E776BAE" w14:textId="77777777" w:rsidR="00E36646" w:rsidRPr="00E36646" w:rsidRDefault="00E36646" w:rsidP="00E36646">
      <w:pPr>
        <w:ind w:firstLine="480"/>
      </w:pPr>
    </w:p>
    <w:p w14:paraId="18B3AF34" w14:textId="77777777" w:rsidR="00D56838" w:rsidRPr="00D56838" w:rsidRDefault="00D56838" w:rsidP="00D56838">
      <w:pPr>
        <w:ind w:firstLine="480"/>
      </w:pPr>
    </w:p>
    <w:p w14:paraId="0921CCFD" w14:textId="77777777" w:rsidR="00AB1E0F" w:rsidRDefault="00AD6047">
      <w:pPr>
        <w:widowControl/>
        <w:spacing w:line="240" w:lineRule="auto"/>
        <w:ind w:firstLineChars="0" w:firstLine="0"/>
        <w:jc w:val="left"/>
        <w:rPr>
          <w:b/>
          <w:sz w:val="30"/>
          <w:szCs w:val="30"/>
        </w:rPr>
        <w:sectPr w:rsidR="00AB1E0F">
          <w:headerReference w:type="default" r:id="rId841"/>
          <w:pgSz w:w="11906" w:h="16838"/>
          <w:pgMar w:top="1440" w:right="1800" w:bottom="1440" w:left="1800" w:header="851" w:footer="992" w:gutter="0"/>
          <w:cols w:space="425"/>
          <w:docGrid w:type="lines" w:linePitch="326"/>
        </w:sectPr>
      </w:pPr>
      <w:r>
        <w:rPr>
          <w:b/>
          <w:sz w:val="30"/>
          <w:szCs w:val="30"/>
        </w:rPr>
        <w:br w:type="page"/>
      </w:r>
    </w:p>
    <w:p w14:paraId="70C1B39D" w14:textId="77777777" w:rsidR="00AB1E0F" w:rsidRDefault="00AD6047">
      <w:pPr>
        <w:pStyle w:val="af9"/>
      </w:pPr>
      <w:bookmarkStart w:id="41" w:name="_Toc12468654"/>
      <w:r>
        <w:lastRenderedPageBreak/>
        <w:t>参考文献</w:t>
      </w:r>
      <w:bookmarkEnd w:id="41"/>
    </w:p>
    <w:p w14:paraId="52148698" w14:textId="09212159" w:rsidR="009C7D8F" w:rsidRPr="009C7D8F" w:rsidRDefault="009C7D8F" w:rsidP="009C7D8F">
      <w:pPr>
        <w:pStyle w:val="af8"/>
        <w:numPr>
          <w:ilvl w:val="0"/>
          <w:numId w:val="2"/>
        </w:numPr>
        <w:ind w:firstLineChars="0"/>
        <w:rPr>
          <w:color w:val="000000" w:themeColor="text1"/>
          <w:szCs w:val="24"/>
        </w:rPr>
      </w:pPr>
      <w:bookmarkStart w:id="42" w:name="_Ref535076258"/>
      <w:proofErr w:type="spellStart"/>
      <w:r w:rsidRPr="009C7D8F">
        <w:rPr>
          <w:rFonts w:hint="eastAsia"/>
          <w:color w:val="000000" w:themeColor="text1"/>
          <w:szCs w:val="24"/>
        </w:rPr>
        <w:t>Guo</w:t>
      </w:r>
      <w:proofErr w:type="spellEnd"/>
      <w:r w:rsidRPr="009C7D8F">
        <w:rPr>
          <w:rFonts w:hint="eastAsia"/>
          <w:color w:val="000000" w:themeColor="text1"/>
          <w:szCs w:val="24"/>
        </w:rPr>
        <w:t xml:space="preserve"> </w:t>
      </w:r>
      <w:proofErr w:type="gramStart"/>
      <w:r w:rsidRPr="009C7D8F">
        <w:rPr>
          <w:rFonts w:hint="eastAsia"/>
          <w:color w:val="000000" w:themeColor="text1"/>
          <w:szCs w:val="24"/>
        </w:rPr>
        <w:t>Z ,</w:t>
      </w:r>
      <w:proofErr w:type="gramEnd"/>
      <w:r w:rsidRPr="009C7D8F">
        <w:rPr>
          <w:rFonts w:hint="eastAsia"/>
          <w:color w:val="000000" w:themeColor="text1"/>
          <w:szCs w:val="24"/>
        </w:rPr>
        <w:t xml:space="preserve"> Wei Z , Feng Z , </w:t>
      </w:r>
      <w:r w:rsidR="002E69C0">
        <w:rPr>
          <w:rFonts w:hint="eastAsia"/>
          <w:color w:val="000000" w:themeColor="text1"/>
          <w:szCs w:val="24"/>
        </w:rPr>
        <w:t>Ning</w:t>
      </w:r>
      <w:r w:rsidR="002E69C0">
        <w:rPr>
          <w:color w:val="000000" w:themeColor="text1"/>
          <w:szCs w:val="24"/>
        </w:rPr>
        <w:t xml:space="preserve"> </w:t>
      </w:r>
      <w:r w:rsidR="002E69C0">
        <w:rPr>
          <w:rFonts w:hint="eastAsia"/>
          <w:color w:val="000000" w:themeColor="text1"/>
          <w:szCs w:val="24"/>
        </w:rPr>
        <w:t>F</w:t>
      </w:r>
      <w:r w:rsidRPr="009C7D8F">
        <w:rPr>
          <w:rFonts w:hint="eastAsia"/>
          <w:color w:val="000000" w:themeColor="text1"/>
          <w:szCs w:val="24"/>
        </w:rPr>
        <w:t>. Coverage probability of multiple UAVs supported ground network[J]. Electronics Letters, 2017, 53(13):885-887.</w:t>
      </w:r>
      <w:bookmarkStart w:id="43" w:name="_Ref535078079"/>
      <w:bookmarkEnd w:id="42"/>
    </w:p>
    <w:p w14:paraId="787C5918" w14:textId="77777777" w:rsidR="009C7D8F" w:rsidRPr="009C7D8F" w:rsidRDefault="009C7D8F" w:rsidP="009C7D8F">
      <w:pPr>
        <w:pStyle w:val="af8"/>
        <w:numPr>
          <w:ilvl w:val="0"/>
          <w:numId w:val="2"/>
        </w:numPr>
        <w:ind w:firstLineChars="0"/>
        <w:rPr>
          <w:color w:val="000000" w:themeColor="text1"/>
          <w:szCs w:val="24"/>
        </w:rPr>
      </w:pPr>
      <w:r w:rsidRPr="009C7D8F">
        <w:rPr>
          <w:rFonts w:ascii="微软雅黑" w:eastAsia="微软雅黑" w:hAnsi="微软雅黑" w:cs="宋体"/>
          <w:color w:val="000000" w:themeColor="text1"/>
          <w:kern w:val="0"/>
          <w:sz w:val="21"/>
          <w:szCs w:val="21"/>
          <w:shd w:val="clear" w:color="auto" w:fill="FFFFFF"/>
        </w:rPr>
        <w:t>L</w:t>
      </w:r>
      <w:r w:rsidRPr="009C7D8F">
        <w:rPr>
          <w:rFonts w:hint="eastAsia"/>
          <w:color w:val="000000" w:themeColor="text1"/>
          <w:szCs w:val="24"/>
        </w:rPr>
        <w:t xml:space="preserve">ateef H </w:t>
      </w:r>
      <w:proofErr w:type="gramStart"/>
      <w:r w:rsidRPr="009C7D8F">
        <w:rPr>
          <w:rFonts w:hint="eastAsia"/>
          <w:color w:val="000000" w:themeColor="text1"/>
          <w:szCs w:val="24"/>
        </w:rPr>
        <w:t>Y ,</w:t>
      </w:r>
      <w:proofErr w:type="gramEnd"/>
      <w:r w:rsidRPr="009C7D8F">
        <w:rPr>
          <w:rFonts w:hint="eastAsia"/>
          <w:color w:val="000000" w:themeColor="text1"/>
          <w:szCs w:val="24"/>
        </w:rPr>
        <w:t xml:space="preserve"> </w:t>
      </w:r>
      <w:proofErr w:type="spellStart"/>
      <w:r w:rsidRPr="009C7D8F">
        <w:rPr>
          <w:rFonts w:hint="eastAsia"/>
          <w:color w:val="000000" w:themeColor="text1"/>
          <w:szCs w:val="24"/>
        </w:rPr>
        <w:t>Mclernon</w:t>
      </w:r>
      <w:proofErr w:type="spellEnd"/>
      <w:r w:rsidRPr="009C7D8F">
        <w:rPr>
          <w:rFonts w:hint="eastAsia"/>
          <w:color w:val="000000" w:themeColor="text1"/>
          <w:szCs w:val="24"/>
        </w:rPr>
        <w:t xml:space="preserve"> D , </w:t>
      </w:r>
      <w:proofErr w:type="spellStart"/>
      <w:r w:rsidRPr="009C7D8F">
        <w:rPr>
          <w:rFonts w:hint="eastAsia"/>
          <w:color w:val="000000" w:themeColor="text1"/>
          <w:szCs w:val="24"/>
        </w:rPr>
        <w:t>Ghogho</w:t>
      </w:r>
      <w:proofErr w:type="spellEnd"/>
      <w:r w:rsidRPr="009C7D8F">
        <w:rPr>
          <w:rFonts w:hint="eastAsia"/>
          <w:color w:val="000000" w:themeColor="text1"/>
          <w:szCs w:val="24"/>
        </w:rPr>
        <w:t xml:space="preserve"> M . Performance Analysis of Multi-User, Multi-Hop Cooperative Relay Networks over </w:t>
      </w:r>
      <w:proofErr w:type="spellStart"/>
      <w:r w:rsidRPr="009C7D8F">
        <w:rPr>
          <w:rFonts w:hint="eastAsia"/>
          <w:color w:val="000000" w:themeColor="text1"/>
          <w:szCs w:val="24"/>
        </w:rPr>
        <w:t>Nakagami</w:t>
      </w:r>
      <w:proofErr w:type="spellEnd"/>
      <w:r w:rsidRPr="009C7D8F">
        <w:rPr>
          <w:rFonts w:hint="eastAsia"/>
          <w:color w:val="000000" w:themeColor="text1"/>
          <w:szCs w:val="24"/>
        </w:rPr>
        <w:t>-m Fading Channels[J]. IEEE Communications Letters, 2011, 15(7):776-778.</w:t>
      </w:r>
    </w:p>
    <w:p w14:paraId="5572F2CA" w14:textId="77777777" w:rsidR="009C7D8F" w:rsidRPr="009C7D8F" w:rsidRDefault="009C7D8F" w:rsidP="009C7D8F">
      <w:pPr>
        <w:pStyle w:val="af"/>
        <w:numPr>
          <w:ilvl w:val="0"/>
          <w:numId w:val="2"/>
        </w:numPr>
        <w:ind w:firstLineChars="0"/>
        <w:outlineLvl w:val="9"/>
        <w:rPr>
          <w:color w:val="000000" w:themeColor="text1"/>
        </w:rPr>
      </w:pPr>
      <w:r w:rsidRPr="009C7D8F">
        <w:rPr>
          <w:color w:val="000000" w:themeColor="text1"/>
        </w:rPr>
        <w:t xml:space="preserve">Singh S, </w:t>
      </w:r>
      <w:proofErr w:type="spellStart"/>
      <w:r w:rsidRPr="009C7D8F">
        <w:rPr>
          <w:color w:val="000000" w:themeColor="text1"/>
        </w:rPr>
        <w:t>Dhillon</w:t>
      </w:r>
      <w:proofErr w:type="spellEnd"/>
      <w:r w:rsidRPr="009C7D8F">
        <w:rPr>
          <w:color w:val="000000" w:themeColor="text1"/>
        </w:rPr>
        <w:t xml:space="preserve"> H S, Andrews J G. Offloading in Heterogeneous Networks: Modeling, Analysis, and Design Insights[J]. IEEE Transactions on Wireless Communications, 2013, 12(5):2484-2497.</w:t>
      </w:r>
      <w:bookmarkEnd w:id="43"/>
    </w:p>
    <w:p w14:paraId="194FF83F" w14:textId="3DF440B3" w:rsidR="007B0684" w:rsidRPr="00484D3B" w:rsidRDefault="00B571F0" w:rsidP="007B0684">
      <w:pPr>
        <w:pStyle w:val="af8"/>
        <w:numPr>
          <w:ilvl w:val="0"/>
          <w:numId w:val="2"/>
        </w:numPr>
        <w:ind w:firstLineChars="0"/>
        <w:rPr>
          <w:color w:val="000000" w:themeColor="text1"/>
          <w:szCs w:val="24"/>
        </w:rPr>
      </w:pPr>
      <w:bookmarkStart w:id="44" w:name="_Ref535078290"/>
      <w:proofErr w:type="spellStart"/>
      <w:r w:rsidRPr="00484D3B">
        <w:rPr>
          <w:color w:val="000000" w:themeColor="text1"/>
          <w:szCs w:val="24"/>
        </w:rPr>
        <w:t>Ko</w:t>
      </w:r>
      <w:proofErr w:type="spellEnd"/>
      <w:r w:rsidRPr="00484D3B">
        <w:rPr>
          <w:rFonts w:hint="eastAsia"/>
          <w:color w:val="000000" w:themeColor="text1"/>
          <w:szCs w:val="24"/>
        </w:rPr>
        <w:t>š</w:t>
      </w:r>
      <w:proofErr w:type="spellStart"/>
      <w:r w:rsidRPr="00484D3B">
        <w:rPr>
          <w:color w:val="000000" w:themeColor="text1"/>
          <w:szCs w:val="24"/>
        </w:rPr>
        <w:t>merl</w:t>
      </w:r>
      <w:proofErr w:type="spellEnd"/>
      <w:r w:rsidRPr="00484D3B">
        <w:rPr>
          <w:color w:val="000000" w:themeColor="text1"/>
          <w:szCs w:val="24"/>
        </w:rPr>
        <w:t xml:space="preserve"> </w:t>
      </w:r>
      <w:r w:rsidR="007B0684" w:rsidRPr="00484D3B">
        <w:rPr>
          <w:color w:val="000000" w:themeColor="text1"/>
          <w:szCs w:val="24"/>
        </w:rPr>
        <w:t>J</w:t>
      </w:r>
      <w:r>
        <w:rPr>
          <w:color w:val="000000" w:themeColor="text1"/>
          <w:szCs w:val="24"/>
        </w:rPr>
        <w:t xml:space="preserve"> </w:t>
      </w:r>
      <w:r w:rsidR="007B0684" w:rsidRPr="00484D3B">
        <w:rPr>
          <w:color w:val="000000" w:themeColor="text1"/>
          <w:szCs w:val="24"/>
        </w:rPr>
        <w:t xml:space="preserve">and </w:t>
      </w:r>
      <w:proofErr w:type="spellStart"/>
      <w:r w:rsidRPr="00484D3B">
        <w:rPr>
          <w:color w:val="000000" w:themeColor="text1"/>
          <w:szCs w:val="24"/>
        </w:rPr>
        <w:t>Vilhar</w:t>
      </w:r>
      <w:proofErr w:type="spellEnd"/>
      <w:r w:rsidRPr="00484D3B">
        <w:rPr>
          <w:color w:val="000000" w:themeColor="text1"/>
          <w:szCs w:val="24"/>
        </w:rPr>
        <w:t xml:space="preserve"> </w:t>
      </w:r>
      <w:r w:rsidR="007B0684" w:rsidRPr="00484D3B">
        <w:rPr>
          <w:color w:val="000000" w:themeColor="text1"/>
          <w:szCs w:val="24"/>
        </w:rPr>
        <w:t>A. Base stations placement optimization in wireless networks for emergency communications[C]// 2014 IEEE International Conference on Communications Workshops (ICC), Sydney, NSW, 2014:200-205.</w:t>
      </w:r>
    </w:p>
    <w:bookmarkEnd w:id="44"/>
    <w:p w14:paraId="65AD7A10" w14:textId="5E62E7B2" w:rsidR="009C7D8F" w:rsidRPr="009C7D8F" w:rsidRDefault="00436A7C" w:rsidP="009C7D8F">
      <w:pPr>
        <w:pStyle w:val="af8"/>
        <w:numPr>
          <w:ilvl w:val="0"/>
          <w:numId w:val="2"/>
        </w:numPr>
        <w:ind w:firstLineChars="0"/>
        <w:rPr>
          <w:color w:val="000000" w:themeColor="text1"/>
          <w:szCs w:val="24"/>
        </w:rPr>
      </w:pPr>
      <w:proofErr w:type="spellStart"/>
      <w:r w:rsidRPr="002E69C0">
        <w:rPr>
          <w:rFonts w:hint="eastAsia"/>
          <w:color w:val="000000" w:themeColor="text1"/>
          <w:szCs w:val="24"/>
        </w:rPr>
        <w:t>Ermolova</w:t>
      </w:r>
      <w:proofErr w:type="spellEnd"/>
      <w:r w:rsidRPr="002E69C0">
        <w:rPr>
          <w:rFonts w:hint="eastAsia"/>
          <w:color w:val="000000" w:themeColor="text1"/>
          <w:szCs w:val="24"/>
        </w:rPr>
        <w:t xml:space="preserve"> </w:t>
      </w:r>
      <w:r w:rsidR="002E69C0" w:rsidRPr="002E69C0">
        <w:rPr>
          <w:rFonts w:hint="eastAsia"/>
          <w:color w:val="000000" w:themeColor="text1"/>
          <w:szCs w:val="24"/>
        </w:rPr>
        <w:t>N. Y</w:t>
      </w:r>
      <w:r w:rsidR="002E69C0">
        <w:rPr>
          <w:color w:val="000000" w:themeColor="text1"/>
          <w:szCs w:val="24"/>
        </w:rPr>
        <w:t xml:space="preserve">. </w:t>
      </w:r>
      <w:r w:rsidR="002E69C0" w:rsidRPr="002E69C0">
        <w:rPr>
          <w:rFonts w:hint="eastAsia"/>
          <w:color w:val="000000" w:themeColor="text1"/>
          <w:szCs w:val="24"/>
        </w:rPr>
        <w:t>Outage probability analysis in finite wireless networks operating in LOS environment</w:t>
      </w:r>
      <w:r w:rsidR="00CE17C4">
        <w:rPr>
          <w:color w:val="000000" w:themeColor="text1"/>
          <w:szCs w:val="24"/>
        </w:rPr>
        <w:t>[C]</w:t>
      </w:r>
      <w:r w:rsidR="002E69C0">
        <w:rPr>
          <w:color w:val="000000" w:themeColor="text1"/>
          <w:szCs w:val="24"/>
        </w:rPr>
        <w:t>//</w:t>
      </w:r>
      <w:r w:rsidR="00CE17C4">
        <w:rPr>
          <w:color w:val="000000" w:themeColor="text1"/>
          <w:szCs w:val="24"/>
        </w:rPr>
        <w:t xml:space="preserve"> </w:t>
      </w:r>
      <w:r w:rsidR="002E69C0" w:rsidRPr="002E69C0">
        <w:rPr>
          <w:rFonts w:hint="eastAsia"/>
          <w:iCs/>
          <w:color w:val="000000" w:themeColor="text1"/>
          <w:szCs w:val="24"/>
        </w:rPr>
        <w:t>2017 European Conference on Networks and Communications (</w:t>
      </w:r>
      <w:proofErr w:type="spellStart"/>
      <w:r w:rsidR="002E69C0" w:rsidRPr="002E69C0">
        <w:rPr>
          <w:rFonts w:hint="eastAsia"/>
          <w:iCs/>
          <w:color w:val="000000" w:themeColor="text1"/>
          <w:szCs w:val="24"/>
        </w:rPr>
        <w:t>EuCNC</w:t>
      </w:r>
      <w:proofErr w:type="spellEnd"/>
      <w:r w:rsidR="002E69C0" w:rsidRPr="002E69C0">
        <w:rPr>
          <w:rFonts w:hint="eastAsia"/>
          <w:iCs/>
          <w:color w:val="000000" w:themeColor="text1"/>
          <w:szCs w:val="24"/>
        </w:rPr>
        <w:t>)</w:t>
      </w:r>
      <w:r w:rsidR="00CE17C4">
        <w:rPr>
          <w:iCs/>
          <w:color w:val="000000" w:themeColor="text1"/>
          <w:szCs w:val="24"/>
        </w:rPr>
        <w:t xml:space="preserve">, </w:t>
      </w:r>
      <w:r w:rsidR="002E69C0" w:rsidRPr="002E69C0">
        <w:rPr>
          <w:rFonts w:hint="eastAsia"/>
          <w:color w:val="000000" w:themeColor="text1"/>
          <w:szCs w:val="24"/>
        </w:rPr>
        <w:t>Oulu, 2017</w:t>
      </w:r>
      <w:r w:rsidR="002E69C0">
        <w:rPr>
          <w:color w:val="000000" w:themeColor="text1"/>
          <w:szCs w:val="24"/>
        </w:rPr>
        <w:t>:</w:t>
      </w:r>
      <w:r w:rsidR="002E69C0" w:rsidRPr="002E69C0">
        <w:rPr>
          <w:rFonts w:hint="eastAsia"/>
          <w:color w:val="000000" w:themeColor="text1"/>
          <w:szCs w:val="24"/>
        </w:rPr>
        <w:t>1-5.</w:t>
      </w:r>
    </w:p>
    <w:p w14:paraId="4B309E64" w14:textId="77777777" w:rsidR="009C7D8F" w:rsidRPr="009C7D8F" w:rsidRDefault="009C7D8F" w:rsidP="009C7D8F">
      <w:pPr>
        <w:pStyle w:val="af8"/>
        <w:numPr>
          <w:ilvl w:val="0"/>
          <w:numId w:val="2"/>
        </w:numPr>
        <w:ind w:firstLineChars="0"/>
        <w:rPr>
          <w:color w:val="000000" w:themeColor="text1"/>
          <w:szCs w:val="24"/>
        </w:rPr>
      </w:pPr>
      <w:bookmarkStart w:id="45" w:name="_Ref535078531"/>
      <w:r w:rsidRPr="009C7D8F">
        <w:rPr>
          <w:color w:val="000000" w:themeColor="text1"/>
          <w:szCs w:val="24"/>
        </w:rPr>
        <w:t xml:space="preserve">Gupta L, Jain R, </w:t>
      </w:r>
      <w:proofErr w:type="spellStart"/>
      <w:r w:rsidRPr="009C7D8F">
        <w:rPr>
          <w:color w:val="000000" w:themeColor="text1"/>
          <w:szCs w:val="24"/>
        </w:rPr>
        <w:t>Vaszkun</w:t>
      </w:r>
      <w:proofErr w:type="spellEnd"/>
      <w:r w:rsidRPr="009C7D8F">
        <w:rPr>
          <w:color w:val="000000" w:themeColor="text1"/>
          <w:szCs w:val="24"/>
        </w:rPr>
        <w:t xml:space="preserve"> G. Survey of Important Issues in UAV Communication Networks[J]. IEEE Communications Surveys &amp; Tutorials, 2016, 18(2):1123-1152.</w:t>
      </w:r>
      <w:bookmarkEnd w:id="45"/>
    </w:p>
    <w:p w14:paraId="23392F5B" w14:textId="5453DC2C" w:rsidR="009C7D8F" w:rsidRPr="009C7D8F" w:rsidRDefault="009C7D8F" w:rsidP="009C7D8F">
      <w:pPr>
        <w:pStyle w:val="af8"/>
        <w:numPr>
          <w:ilvl w:val="0"/>
          <w:numId w:val="2"/>
        </w:numPr>
        <w:ind w:firstLineChars="0"/>
        <w:rPr>
          <w:color w:val="000000" w:themeColor="text1"/>
          <w:szCs w:val="24"/>
        </w:rPr>
      </w:pPr>
      <w:bookmarkStart w:id="46" w:name="_Ref535078557"/>
      <w:proofErr w:type="spellStart"/>
      <w:r w:rsidRPr="009C7D8F">
        <w:rPr>
          <w:color w:val="000000" w:themeColor="text1"/>
          <w:szCs w:val="24"/>
        </w:rPr>
        <w:t>Wijting</w:t>
      </w:r>
      <w:proofErr w:type="spellEnd"/>
      <w:r w:rsidRPr="009C7D8F">
        <w:rPr>
          <w:color w:val="000000" w:themeColor="text1"/>
          <w:szCs w:val="24"/>
        </w:rPr>
        <w:t xml:space="preserve"> </w:t>
      </w:r>
      <w:proofErr w:type="gramStart"/>
      <w:r w:rsidRPr="009C7D8F">
        <w:rPr>
          <w:color w:val="000000" w:themeColor="text1"/>
          <w:szCs w:val="24"/>
        </w:rPr>
        <w:t>C ,</w:t>
      </w:r>
      <w:proofErr w:type="gramEnd"/>
      <w:r w:rsidRPr="009C7D8F">
        <w:rPr>
          <w:color w:val="000000" w:themeColor="text1"/>
          <w:szCs w:val="24"/>
        </w:rPr>
        <w:t xml:space="preserve"> Ribeiro C , Doppler K , </w:t>
      </w:r>
      <w:proofErr w:type="spellStart"/>
      <w:r w:rsidR="007B0684" w:rsidRPr="007B0684">
        <w:rPr>
          <w:color w:val="000000" w:themeColor="text1"/>
          <w:szCs w:val="24"/>
        </w:rPr>
        <w:t>Cássio</w:t>
      </w:r>
      <w:proofErr w:type="spellEnd"/>
      <w:r w:rsidR="007B0684" w:rsidRPr="007B0684">
        <w:rPr>
          <w:color w:val="000000" w:themeColor="text1"/>
          <w:szCs w:val="24"/>
        </w:rPr>
        <w:t xml:space="preserve"> B. Ribeiro</w:t>
      </w:r>
      <w:r w:rsidR="007B0684">
        <w:rPr>
          <w:color w:val="000000" w:themeColor="text1"/>
          <w:szCs w:val="24"/>
        </w:rPr>
        <w:t xml:space="preserve"> </w:t>
      </w:r>
      <w:r w:rsidR="007B0684">
        <w:rPr>
          <w:rFonts w:hint="eastAsia"/>
          <w:color w:val="000000" w:themeColor="text1"/>
          <w:szCs w:val="24"/>
        </w:rPr>
        <w:t>and</w:t>
      </w:r>
      <w:r w:rsidR="007B0684">
        <w:rPr>
          <w:color w:val="000000" w:themeColor="text1"/>
          <w:szCs w:val="24"/>
        </w:rPr>
        <w:t xml:space="preserve"> </w:t>
      </w:r>
      <w:proofErr w:type="spellStart"/>
      <w:r w:rsidR="007B0684" w:rsidRPr="007B0684">
        <w:rPr>
          <w:color w:val="000000" w:themeColor="text1"/>
          <w:szCs w:val="24"/>
        </w:rPr>
        <w:t>Hugl</w:t>
      </w:r>
      <w:proofErr w:type="spellEnd"/>
      <w:r w:rsidR="007B0684" w:rsidRPr="007B0684">
        <w:rPr>
          <w:color w:val="000000" w:themeColor="text1"/>
          <w:szCs w:val="24"/>
        </w:rPr>
        <w:t>, K</w:t>
      </w:r>
      <w:r w:rsidRPr="009C7D8F">
        <w:rPr>
          <w:color w:val="000000" w:themeColor="text1"/>
          <w:szCs w:val="24"/>
        </w:rPr>
        <w:t>. Device-to-Device Communication as an Underlay to LTE-Advanced Networks[J]. Modern Science &amp; Technology of Telecommunications, 2010, 47(12):42-49</w:t>
      </w:r>
      <w:r w:rsidR="007B0684">
        <w:rPr>
          <w:rFonts w:hint="eastAsia"/>
          <w:color w:val="000000" w:themeColor="text1"/>
          <w:szCs w:val="24"/>
        </w:rPr>
        <w:t>.</w:t>
      </w:r>
    </w:p>
    <w:p w14:paraId="75C17D96" w14:textId="77777777" w:rsidR="002E69C0" w:rsidRDefault="002E69C0" w:rsidP="009C7D8F">
      <w:pPr>
        <w:pStyle w:val="af8"/>
        <w:numPr>
          <w:ilvl w:val="0"/>
          <w:numId w:val="2"/>
        </w:numPr>
        <w:ind w:firstLineChars="0"/>
        <w:rPr>
          <w:color w:val="000000" w:themeColor="text1"/>
          <w:szCs w:val="24"/>
        </w:rPr>
      </w:pPr>
      <w:bookmarkStart w:id="47" w:name="_Ref535078875"/>
      <w:bookmarkStart w:id="48" w:name="_Ref535078667"/>
      <w:r w:rsidRPr="002E69C0">
        <w:rPr>
          <w:rFonts w:hint="eastAsia"/>
          <w:color w:val="000000" w:themeColor="text1"/>
          <w:szCs w:val="24"/>
        </w:rPr>
        <w:t xml:space="preserve">Gupta </w:t>
      </w:r>
      <w:proofErr w:type="gramStart"/>
      <w:r w:rsidRPr="002E69C0">
        <w:rPr>
          <w:rFonts w:hint="eastAsia"/>
          <w:color w:val="000000" w:themeColor="text1"/>
          <w:szCs w:val="24"/>
        </w:rPr>
        <w:t>P ,</w:t>
      </w:r>
      <w:proofErr w:type="gramEnd"/>
      <w:r w:rsidRPr="002E69C0">
        <w:rPr>
          <w:rFonts w:hint="eastAsia"/>
          <w:color w:val="000000" w:themeColor="text1"/>
          <w:szCs w:val="24"/>
        </w:rPr>
        <w:t xml:space="preserve"> Kumar P R . The capacity of wireless networks[J]. IEEE Transactions on Information Theory, 2000, 46(2):388-404.</w:t>
      </w:r>
      <w:r w:rsidRPr="002E69C0">
        <w:rPr>
          <w:color w:val="000000" w:themeColor="text1"/>
          <w:szCs w:val="24"/>
        </w:rPr>
        <w:t xml:space="preserve"> </w:t>
      </w:r>
    </w:p>
    <w:p w14:paraId="513CCE55" w14:textId="0C42B25E"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Zhang C, Zhang W. Spectrum Sharing for Drone Networks[J]. IEEE Journal on Selected Areas in Communications, 2017, 35(1):136-144.</w:t>
      </w:r>
      <w:bookmarkEnd w:id="47"/>
    </w:p>
    <w:p w14:paraId="24C46DC5" w14:textId="26783210" w:rsidR="009C7D8F" w:rsidRPr="009C7D8F" w:rsidRDefault="009C7D8F" w:rsidP="009C7D8F">
      <w:pPr>
        <w:pStyle w:val="af8"/>
        <w:numPr>
          <w:ilvl w:val="0"/>
          <w:numId w:val="2"/>
        </w:numPr>
        <w:ind w:firstLineChars="0"/>
        <w:rPr>
          <w:color w:val="000000" w:themeColor="text1"/>
          <w:szCs w:val="24"/>
        </w:rPr>
      </w:pPr>
      <w:bookmarkStart w:id="49" w:name="_Ref535078901"/>
      <w:proofErr w:type="spellStart"/>
      <w:r w:rsidRPr="009C7D8F">
        <w:rPr>
          <w:color w:val="000000" w:themeColor="text1"/>
          <w:szCs w:val="24"/>
        </w:rPr>
        <w:t>Guo</w:t>
      </w:r>
      <w:proofErr w:type="spellEnd"/>
      <w:r w:rsidRPr="009C7D8F">
        <w:rPr>
          <w:color w:val="000000" w:themeColor="text1"/>
          <w:szCs w:val="24"/>
        </w:rPr>
        <w:t xml:space="preserve"> J, </w:t>
      </w:r>
      <w:proofErr w:type="spellStart"/>
      <w:r w:rsidRPr="009C7D8F">
        <w:rPr>
          <w:color w:val="000000" w:themeColor="text1"/>
          <w:szCs w:val="24"/>
        </w:rPr>
        <w:t>Durrani</w:t>
      </w:r>
      <w:proofErr w:type="spellEnd"/>
      <w:r w:rsidRPr="009C7D8F">
        <w:rPr>
          <w:color w:val="000000" w:themeColor="text1"/>
          <w:szCs w:val="24"/>
        </w:rPr>
        <w:t xml:space="preserve"> S, Zhou X</w:t>
      </w:r>
      <w:r w:rsidR="007B0684">
        <w:rPr>
          <w:color w:val="000000" w:themeColor="text1"/>
          <w:szCs w:val="24"/>
        </w:rPr>
        <w:t xml:space="preserve"> and </w:t>
      </w:r>
      <w:proofErr w:type="spellStart"/>
      <w:r w:rsidR="007B0684">
        <w:rPr>
          <w:rFonts w:ascii="微软雅黑" w:eastAsia="微软雅黑" w:hAnsi="微软雅黑" w:hint="eastAsia"/>
          <w:color w:val="000000"/>
          <w:sz w:val="21"/>
          <w:szCs w:val="21"/>
          <w:shd w:val="clear" w:color="auto" w:fill="FFFFFF"/>
        </w:rPr>
        <w:t>Yanikomeroglu</w:t>
      </w:r>
      <w:proofErr w:type="spellEnd"/>
      <w:r w:rsidR="007B0684">
        <w:rPr>
          <w:rFonts w:ascii="微软雅黑" w:eastAsia="微软雅黑" w:hAnsi="微软雅黑" w:hint="eastAsia"/>
          <w:color w:val="000000"/>
          <w:sz w:val="21"/>
          <w:szCs w:val="21"/>
          <w:shd w:val="clear" w:color="auto" w:fill="FFFFFF"/>
        </w:rPr>
        <w:t>, H.</w:t>
      </w:r>
      <w:r w:rsidRPr="009C7D8F">
        <w:rPr>
          <w:color w:val="000000" w:themeColor="text1"/>
          <w:szCs w:val="24"/>
        </w:rPr>
        <w:t xml:space="preserve"> Outage Probability of Ad Hoc Networks </w:t>
      </w:r>
      <w:r w:rsidR="007B0684">
        <w:rPr>
          <w:color w:val="000000" w:themeColor="text1"/>
          <w:szCs w:val="24"/>
        </w:rPr>
        <w:t>w</w:t>
      </w:r>
      <w:r w:rsidRPr="009C7D8F">
        <w:rPr>
          <w:color w:val="000000" w:themeColor="text1"/>
          <w:szCs w:val="24"/>
        </w:rPr>
        <w:t>ith Wireless Information and Power Transfer[J]. IEEE Wireless Communications Letters, 2015, 4(4):409-412.</w:t>
      </w:r>
    </w:p>
    <w:p w14:paraId="1EB3DEB5" w14:textId="77777777" w:rsidR="009C7D8F" w:rsidRPr="009C7D8F" w:rsidRDefault="009C7D8F" w:rsidP="009C7D8F">
      <w:pPr>
        <w:pStyle w:val="af8"/>
        <w:numPr>
          <w:ilvl w:val="0"/>
          <w:numId w:val="2"/>
        </w:numPr>
        <w:ind w:firstLineChars="0"/>
        <w:rPr>
          <w:color w:val="000000" w:themeColor="text1"/>
          <w:szCs w:val="24"/>
        </w:rPr>
      </w:pPr>
      <w:bookmarkStart w:id="50" w:name="_Ref535079269"/>
      <w:r w:rsidRPr="009C7D8F">
        <w:rPr>
          <w:color w:val="000000" w:themeColor="text1"/>
          <w:szCs w:val="24"/>
        </w:rPr>
        <w:t>Bai T, Heath R W. Coverage and Rate Analysis for Millimeter-Wave Cellular Networks[J]. IEEE Transactions on Wireless Communications, 2015, 14(2):1100-1114.</w:t>
      </w:r>
      <w:bookmarkEnd w:id="50"/>
    </w:p>
    <w:p w14:paraId="75738BCF" w14:textId="3E383DFC" w:rsidR="009C7D8F" w:rsidRPr="009C7D8F" w:rsidRDefault="00B571F0" w:rsidP="009C7D8F">
      <w:pPr>
        <w:pStyle w:val="af8"/>
        <w:numPr>
          <w:ilvl w:val="0"/>
          <w:numId w:val="2"/>
        </w:numPr>
        <w:ind w:firstLineChars="0"/>
        <w:rPr>
          <w:color w:val="000000" w:themeColor="text1"/>
          <w:szCs w:val="24"/>
        </w:rPr>
      </w:pPr>
      <w:bookmarkStart w:id="51" w:name="_Ref535079282"/>
      <w:r w:rsidRPr="007B0684">
        <w:rPr>
          <w:color w:val="000000" w:themeColor="text1"/>
          <w:szCs w:val="24"/>
        </w:rPr>
        <w:t>V</w:t>
      </w:r>
      <w:r w:rsidR="00436A7C" w:rsidRPr="007B0684">
        <w:rPr>
          <w:rFonts w:hint="eastAsia"/>
          <w:color w:val="000000" w:themeColor="text1"/>
          <w:szCs w:val="24"/>
        </w:rPr>
        <w:t>an</w:t>
      </w:r>
      <w:r>
        <w:rPr>
          <w:color w:val="000000" w:themeColor="text1"/>
          <w:szCs w:val="24"/>
        </w:rPr>
        <w:t xml:space="preserve"> </w:t>
      </w:r>
      <w:r w:rsidR="007B0684" w:rsidRPr="007B0684">
        <w:rPr>
          <w:rFonts w:hint="eastAsia"/>
          <w:color w:val="000000" w:themeColor="text1"/>
          <w:szCs w:val="24"/>
        </w:rPr>
        <w:t>P</w:t>
      </w:r>
      <w:r w:rsidR="009C7D8F" w:rsidRPr="009C7D8F">
        <w:rPr>
          <w:color w:val="000000" w:themeColor="text1"/>
          <w:szCs w:val="24"/>
        </w:rPr>
        <w:t>. Recent advances in waveforms for radar, including those with communication capability[C]//</w:t>
      </w:r>
      <w:r w:rsidR="007B0684" w:rsidRPr="007B0684">
        <w:rPr>
          <w:rFonts w:ascii="微软雅黑" w:eastAsia="微软雅黑" w:hAnsi="微软雅黑" w:hint="eastAsia"/>
          <w:i/>
          <w:iCs/>
          <w:color w:val="000000"/>
          <w:sz w:val="27"/>
          <w:szCs w:val="27"/>
        </w:rPr>
        <w:t xml:space="preserve"> </w:t>
      </w:r>
      <w:r w:rsidR="007B0684" w:rsidRPr="007B0684">
        <w:rPr>
          <w:rFonts w:hint="eastAsia"/>
          <w:iCs/>
          <w:color w:val="000000" w:themeColor="text1"/>
          <w:szCs w:val="24"/>
        </w:rPr>
        <w:t>2009 European Radar Conference (</w:t>
      </w:r>
      <w:proofErr w:type="spellStart"/>
      <w:r w:rsidR="007B0684" w:rsidRPr="007B0684">
        <w:rPr>
          <w:rFonts w:hint="eastAsia"/>
          <w:iCs/>
          <w:color w:val="000000" w:themeColor="text1"/>
          <w:szCs w:val="24"/>
        </w:rPr>
        <w:t>EuRAD</w:t>
      </w:r>
      <w:proofErr w:type="spellEnd"/>
      <w:r w:rsidR="007B0684" w:rsidRPr="007B0684">
        <w:rPr>
          <w:rFonts w:hint="eastAsia"/>
          <w:iCs/>
          <w:color w:val="000000" w:themeColor="text1"/>
          <w:szCs w:val="24"/>
        </w:rPr>
        <w:t>)</w:t>
      </w:r>
      <w:r w:rsidR="007B0684" w:rsidRPr="007B0684">
        <w:rPr>
          <w:rFonts w:hint="eastAsia"/>
          <w:color w:val="000000" w:themeColor="text1"/>
          <w:szCs w:val="24"/>
        </w:rPr>
        <w:t>, Rome, 2</w:t>
      </w:r>
      <w:r w:rsidR="009C7D8F" w:rsidRPr="009C7D8F">
        <w:rPr>
          <w:color w:val="000000" w:themeColor="text1"/>
          <w:szCs w:val="24"/>
        </w:rPr>
        <w:t>2009:318-325.</w:t>
      </w:r>
      <w:bookmarkEnd w:id="51"/>
    </w:p>
    <w:p w14:paraId="6CC77E08" w14:textId="67C0E13C" w:rsidR="009C7D8F" w:rsidRPr="009C7D8F" w:rsidRDefault="00436A7C" w:rsidP="009C7D8F">
      <w:pPr>
        <w:pStyle w:val="af8"/>
        <w:numPr>
          <w:ilvl w:val="0"/>
          <w:numId w:val="2"/>
        </w:numPr>
        <w:ind w:firstLineChars="0"/>
        <w:rPr>
          <w:color w:val="000000" w:themeColor="text1"/>
          <w:szCs w:val="24"/>
        </w:rPr>
      </w:pPr>
      <w:bookmarkStart w:id="52" w:name="_Ref535079322"/>
      <w:proofErr w:type="spellStart"/>
      <w:r w:rsidRPr="00B03089">
        <w:rPr>
          <w:rFonts w:hint="eastAsia"/>
          <w:color w:val="000000" w:themeColor="text1"/>
          <w:szCs w:val="24"/>
        </w:rPr>
        <w:t>Galiotto</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C, </w:t>
      </w:r>
      <w:proofErr w:type="spellStart"/>
      <w:r w:rsidRPr="00B03089">
        <w:rPr>
          <w:rFonts w:hint="eastAsia"/>
          <w:color w:val="000000" w:themeColor="text1"/>
          <w:szCs w:val="24"/>
        </w:rPr>
        <w:t>Pratas</w:t>
      </w:r>
      <w:proofErr w:type="spellEnd"/>
      <w:r w:rsidRPr="00B03089">
        <w:rPr>
          <w:rFonts w:hint="eastAsia"/>
          <w:color w:val="000000" w:themeColor="text1"/>
          <w:szCs w:val="24"/>
        </w:rPr>
        <w:t xml:space="preserve"> </w:t>
      </w:r>
      <w:r w:rsidR="00B03089" w:rsidRPr="00B03089">
        <w:rPr>
          <w:rFonts w:hint="eastAsia"/>
          <w:color w:val="000000" w:themeColor="text1"/>
          <w:szCs w:val="24"/>
        </w:rPr>
        <w:t>N</w:t>
      </w:r>
      <w:r>
        <w:rPr>
          <w:color w:val="000000" w:themeColor="text1"/>
          <w:szCs w:val="24"/>
        </w:rPr>
        <w:t>.</w:t>
      </w:r>
      <w:r w:rsidR="00B03089" w:rsidRPr="00B03089">
        <w:rPr>
          <w:rFonts w:hint="eastAsia"/>
          <w:color w:val="000000" w:themeColor="text1"/>
          <w:szCs w:val="24"/>
        </w:rPr>
        <w:t xml:space="preserve">K., </w:t>
      </w:r>
      <w:proofErr w:type="spellStart"/>
      <w:r w:rsidRPr="00B03089">
        <w:rPr>
          <w:rFonts w:hint="eastAsia"/>
          <w:color w:val="000000" w:themeColor="text1"/>
          <w:szCs w:val="24"/>
        </w:rPr>
        <w:t>Marchetti</w:t>
      </w:r>
      <w:proofErr w:type="spellEnd"/>
      <w:r w:rsidRPr="00B03089">
        <w:rPr>
          <w:rFonts w:hint="eastAsia"/>
          <w:color w:val="000000" w:themeColor="text1"/>
          <w:szCs w:val="24"/>
        </w:rPr>
        <w:t xml:space="preserve"> </w:t>
      </w:r>
      <w:r w:rsidR="00B03089" w:rsidRPr="00B03089">
        <w:rPr>
          <w:rFonts w:hint="eastAsia"/>
          <w:color w:val="000000" w:themeColor="text1"/>
          <w:szCs w:val="24"/>
        </w:rPr>
        <w:t>N</w:t>
      </w:r>
      <w:r>
        <w:rPr>
          <w:color w:val="000000" w:themeColor="text1"/>
          <w:szCs w:val="24"/>
        </w:rPr>
        <w:t xml:space="preserve"> </w:t>
      </w:r>
      <w:r w:rsidR="00B03089" w:rsidRPr="00B03089">
        <w:rPr>
          <w:rFonts w:hint="eastAsia"/>
          <w:color w:val="000000" w:themeColor="text1"/>
          <w:szCs w:val="24"/>
        </w:rPr>
        <w:t xml:space="preserve">and </w:t>
      </w:r>
      <w:r w:rsidRPr="00B03089">
        <w:rPr>
          <w:rFonts w:hint="eastAsia"/>
          <w:color w:val="000000" w:themeColor="text1"/>
          <w:szCs w:val="24"/>
        </w:rPr>
        <w:t xml:space="preserve">Doyle </w:t>
      </w:r>
      <w:r w:rsidR="00B03089" w:rsidRPr="00B03089">
        <w:rPr>
          <w:rFonts w:hint="eastAsia"/>
          <w:color w:val="000000" w:themeColor="text1"/>
          <w:szCs w:val="24"/>
        </w:rPr>
        <w:t>L</w:t>
      </w:r>
      <w:r w:rsidR="009C7D8F" w:rsidRPr="009C7D8F">
        <w:rPr>
          <w:color w:val="000000" w:themeColor="text1"/>
          <w:szCs w:val="24"/>
        </w:rPr>
        <w:t xml:space="preserve">. A stochastic geometry </w:t>
      </w:r>
      <w:r w:rsidR="009C7D8F" w:rsidRPr="009C7D8F">
        <w:rPr>
          <w:color w:val="000000" w:themeColor="text1"/>
          <w:szCs w:val="24"/>
        </w:rPr>
        <w:lastRenderedPageBreak/>
        <w:t>framework for LOS/NLOS propagation in dense small cell networks[C]</w:t>
      </w:r>
      <w:r w:rsidR="00CE17C4">
        <w:rPr>
          <w:color w:val="000000" w:themeColor="text1"/>
          <w:szCs w:val="24"/>
        </w:rPr>
        <w:t xml:space="preserve">// </w:t>
      </w:r>
      <w:r w:rsidR="00B03089" w:rsidRPr="00B03089">
        <w:rPr>
          <w:rFonts w:hint="eastAsia"/>
          <w:iCs/>
          <w:color w:val="000000" w:themeColor="text1"/>
          <w:szCs w:val="24"/>
        </w:rPr>
        <w:t>2015 IEEE International Conference on Communications (ICC)</w:t>
      </w:r>
      <w:r w:rsidR="00B03089" w:rsidRPr="00B03089">
        <w:rPr>
          <w:rFonts w:hint="eastAsia"/>
          <w:color w:val="000000" w:themeColor="text1"/>
          <w:szCs w:val="24"/>
        </w:rPr>
        <w:t>, London</w:t>
      </w:r>
      <w:r w:rsidR="009C7D8F" w:rsidRPr="009C7D8F">
        <w:rPr>
          <w:color w:val="000000" w:themeColor="text1"/>
          <w:szCs w:val="24"/>
        </w:rPr>
        <w:t>, 2015:2851-2856.</w:t>
      </w:r>
      <w:bookmarkEnd w:id="52"/>
    </w:p>
    <w:p w14:paraId="3C3AE03C" w14:textId="16AB47A8" w:rsidR="009C7D8F" w:rsidRPr="009C7D8F" w:rsidRDefault="00436A7C" w:rsidP="009C7D8F">
      <w:pPr>
        <w:pStyle w:val="af8"/>
        <w:numPr>
          <w:ilvl w:val="0"/>
          <w:numId w:val="2"/>
        </w:numPr>
        <w:ind w:firstLineChars="0"/>
        <w:rPr>
          <w:color w:val="000000" w:themeColor="text1"/>
          <w:szCs w:val="24"/>
        </w:rPr>
      </w:pPr>
      <w:bookmarkStart w:id="53" w:name="_Ref535079939"/>
      <w:r w:rsidRPr="00B03089">
        <w:rPr>
          <w:rFonts w:hint="eastAsia"/>
          <w:color w:val="000000" w:themeColor="text1"/>
          <w:szCs w:val="24"/>
        </w:rPr>
        <w:t xml:space="preserve">Ding </w:t>
      </w:r>
      <w:r w:rsidR="00B03089" w:rsidRPr="00B03089">
        <w:rPr>
          <w:rFonts w:hint="eastAsia"/>
          <w:color w:val="000000" w:themeColor="text1"/>
          <w:szCs w:val="24"/>
        </w:rPr>
        <w:t xml:space="preserve">M., </w:t>
      </w:r>
      <w:r w:rsidRPr="00B03089">
        <w:rPr>
          <w:rFonts w:hint="eastAsia"/>
          <w:color w:val="000000" w:themeColor="text1"/>
          <w:szCs w:val="24"/>
        </w:rPr>
        <w:t xml:space="preserve">Wang </w:t>
      </w:r>
      <w:r w:rsidR="00B03089" w:rsidRPr="00B03089">
        <w:rPr>
          <w:rFonts w:hint="eastAsia"/>
          <w:color w:val="000000" w:themeColor="text1"/>
          <w:szCs w:val="24"/>
        </w:rPr>
        <w:t>P.,</w:t>
      </w:r>
      <w:r w:rsidRPr="00436A7C">
        <w:rPr>
          <w:rFonts w:hint="eastAsia"/>
          <w:color w:val="000000" w:themeColor="text1"/>
          <w:szCs w:val="24"/>
        </w:rPr>
        <w:t xml:space="preserve"> </w:t>
      </w:r>
      <w:r w:rsidRPr="00B03089">
        <w:rPr>
          <w:rFonts w:hint="eastAsia"/>
          <w:color w:val="000000" w:themeColor="text1"/>
          <w:szCs w:val="24"/>
        </w:rPr>
        <w:t>L</w:t>
      </w:r>
      <w:r w:rsidRPr="00B03089">
        <w:rPr>
          <w:rFonts w:hint="eastAsia"/>
          <w:color w:val="000000" w:themeColor="text1"/>
          <w:szCs w:val="24"/>
        </w:rPr>
        <w:t>ó</w:t>
      </w:r>
      <w:proofErr w:type="spellStart"/>
      <w:r w:rsidRPr="00B03089">
        <w:rPr>
          <w:rFonts w:hint="eastAsia"/>
          <w:color w:val="000000" w:themeColor="text1"/>
          <w:szCs w:val="24"/>
        </w:rPr>
        <w:t>pez</w:t>
      </w:r>
      <w:proofErr w:type="spellEnd"/>
      <w:r w:rsidRPr="00B03089">
        <w:rPr>
          <w:rFonts w:hint="eastAsia"/>
          <w:color w:val="000000" w:themeColor="text1"/>
          <w:szCs w:val="24"/>
        </w:rPr>
        <w:t>-P</w:t>
      </w:r>
      <w:r w:rsidRPr="00B03089">
        <w:rPr>
          <w:rFonts w:hint="eastAsia"/>
          <w:color w:val="000000" w:themeColor="text1"/>
          <w:szCs w:val="24"/>
        </w:rPr>
        <w:t>é</w:t>
      </w:r>
      <w:proofErr w:type="spellStart"/>
      <w:r w:rsidRPr="00B03089">
        <w:rPr>
          <w:rFonts w:hint="eastAsia"/>
          <w:color w:val="000000" w:themeColor="text1"/>
          <w:szCs w:val="24"/>
        </w:rPr>
        <w:t>rez</w:t>
      </w:r>
      <w:proofErr w:type="spellEnd"/>
      <w:r w:rsidR="00B03089" w:rsidRPr="00B03089">
        <w:rPr>
          <w:rFonts w:hint="eastAsia"/>
          <w:color w:val="000000" w:themeColor="text1"/>
          <w:szCs w:val="24"/>
        </w:rPr>
        <w:t xml:space="preserve"> D., </w:t>
      </w:r>
      <w:r w:rsidRPr="00B03089">
        <w:rPr>
          <w:rFonts w:hint="eastAsia"/>
          <w:color w:val="000000" w:themeColor="text1"/>
          <w:szCs w:val="24"/>
        </w:rPr>
        <w:t xml:space="preserve">Mao </w:t>
      </w:r>
      <w:r w:rsidR="00B03089" w:rsidRPr="00B03089">
        <w:rPr>
          <w:rFonts w:hint="eastAsia"/>
          <w:color w:val="000000" w:themeColor="text1"/>
          <w:szCs w:val="24"/>
        </w:rPr>
        <w:t xml:space="preserve">G. and </w:t>
      </w:r>
      <w:r w:rsidRPr="00B03089">
        <w:rPr>
          <w:rFonts w:hint="eastAsia"/>
          <w:color w:val="000000" w:themeColor="text1"/>
          <w:szCs w:val="24"/>
        </w:rPr>
        <w:t xml:space="preserve">Lin </w:t>
      </w:r>
      <w:proofErr w:type="gramStart"/>
      <w:r w:rsidR="00B03089" w:rsidRPr="00B03089">
        <w:rPr>
          <w:rFonts w:hint="eastAsia"/>
          <w:color w:val="000000" w:themeColor="text1"/>
          <w:szCs w:val="24"/>
        </w:rPr>
        <w:t>Z.</w:t>
      </w:r>
      <w:r w:rsidR="009C7D8F" w:rsidRPr="009C7D8F">
        <w:rPr>
          <w:color w:val="000000" w:themeColor="text1"/>
          <w:szCs w:val="24"/>
        </w:rPr>
        <w:t>.</w:t>
      </w:r>
      <w:proofErr w:type="gramEnd"/>
      <w:r w:rsidR="009C7D8F" w:rsidRPr="009C7D8F">
        <w:rPr>
          <w:color w:val="000000" w:themeColor="text1"/>
          <w:szCs w:val="24"/>
        </w:rPr>
        <w:t xml:space="preserve"> Performance Impact of </w:t>
      </w:r>
      <w:proofErr w:type="spellStart"/>
      <w:r w:rsidR="009C7D8F" w:rsidRPr="009C7D8F">
        <w:rPr>
          <w:color w:val="000000" w:themeColor="text1"/>
          <w:szCs w:val="24"/>
        </w:rPr>
        <w:t>LoS</w:t>
      </w:r>
      <w:proofErr w:type="spellEnd"/>
      <w:r w:rsidR="009C7D8F" w:rsidRPr="009C7D8F">
        <w:rPr>
          <w:color w:val="000000" w:themeColor="text1"/>
          <w:szCs w:val="24"/>
        </w:rPr>
        <w:t xml:space="preserve"> and </w:t>
      </w:r>
      <w:proofErr w:type="spellStart"/>
      <w:r w:rsidR="009C7D8F" w:rsidRPr="009C7D8F">
        <w:rPr>
          <w:color w:val="000000" w:themeColor="text1"/>
          <w:szCs w:val="24"/>
        </w:rPr>
        <w:t>NLoS</w:t>
      </w:r>
      <w:proofErr w:type="spellEnd"/>
      <w:r w:rsidR="009C7D8F" w:rsidRPr="009C7D8F">
        <w:rPr>
          <w:color w:val="000000" w:themeColor="text1"/>
          <w:szCs w:val="24"/>
        </w:rPr>
        <w:t xml:space="preserve"> Transmissions in Dense Cellular Networks[J]. IEEE Transactions on Wireless Communications, 2016, 15(3):2365-2380.</w:t>
      </w:r>
      <w:bookmarkEnd w:id="53"/>
    </w:p>
    <w:p w14:paraId="39B923DB" w14:textId="2E3660EF" w:rsidR="009C7D8F" w:rsidRPr="009C7D8F" w:rsidRDefault="00436A7C" w:rsidP="009C7D8F">
      <w:pPr>
        <w:pStyle w:val="af8"/>
        <w:numPr>
          <w:ilvl w:val="0"/>
          <w:numId w:val="2"/>
        </w:numPr>
        <w:ind w:firstLineChars="0"/>
        <w:rPr>
          <w:color w:val="000000" w:themeColor="text1"/>
          <w:szCs w:val="24"/>
        </w:rPr>
      </w:pPr>
      <w:bookmarkStart w:id="54" w:name="_Ref535079981"/>
      <w:proofErr w:type="spellStart"/>
      <w:r w:rsidRPr="00B03089">
        <w:rPr>
          <w:rFonts w:hint="eastAsia"/>
          <w:color w:val="000000" w:themeColor="text1"/>
          <w:szCs w:val="24"/>
        </w:rPr>
        <w:t>Mozaffari</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M., </w:t>
      </w:r>
      <w:proofErr w:type="spellStart"/>
      <w:r w:rsidRPr="00B03089">
        <w:rPr>
          <w:rFonts w:hint="eastAsia"/>
          <w:color w:val="000000" w:themeColor="text1"/>
          <w:szCs w:val="24"/>
        </w:rPr>
        <w:t>Saad</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W., </w:t>
      </w:r>
      <w:r w:rsidRPr="00B03089">
        <w:rPr>
          <w:rFonts w:hint="eastAsia"/>
          <w:color w:val="000000" w:themeColor="text1"/>
          <w:szCs w:val="24"/>
        </w:rPr>
        <w:t xml:space="preserve">Bennis </w:t>
      </w:r>
      <w:r w:rsidR="00B03089" w:rsidRPr="00B03089">
        <w:rPr>
          <w:rFonts w:hint="eastAsia"/>
          <w:color w:val="000000" w:themeColor="text1"/>
          <w:szCs w:val="24"/>
        </w:rPr>
        <w:t xml:space="preserve">M. and </w:t>
      </w:r>
      <w:proofErr w:type="spellStart"/>
      <w:r w:rsidRPr="00B03089">
        <w:rPr>
          <w:rFonts w:hint="eastAsia"/>
          <w:color w:val="000000" w:themeColor="text1"/>
          <w:szCs w:val="24"/>
        </w:rPr>
        <w:t>Debbah</w:t>
      </w:r>
      <w:proofErr w:type="spellEnd"/>
      <w:r w:rsidRPr="00B03089">
        <w:rPr>
          <w:rFonts w:hint="eastAsia"/>
          <w:color w:val="000000" w:themeColor="text1"/>
          <w:szCs w:val="24"/>
        </w:rPr>
        <w:t xml:space="preserve"> </w:t>
      </w:r>
      <w:proofErr w:type="gramStart"/>
      <w:r w:rsidR="00B03089" w:rsidRPr="00B03089">
        <w:rPr>
          <w:rFonts w:hint="eastAsia"/>
          <w:color w:val="000000" w:themeColor="text1"/>
          <w:szCs w:val="24"/>
        </w:rPr>
        <w:t>M.</w:t>
      </w:r>
      <w:r w:rsidR="00B03089">
        <w:rPr>
          <w:color w:val="000000" w:themeColor="text1"/>
          <w:szCs w:val="24"/>
        </w:rPr>
        <w:t>.</w:t>
      </w:r>
      <w:proofErr w:type="gramEnd"/>
      <w:r w:rsidR="009C7D8F" w:rsidRPr="009C7D8F">
        <w:rPr>
          <w:color w:val="000000" w:themeColor="text1"/>
          <w:szCs w:val="24"/>
        </w:rPr>
        <w:t xml:space="preserve"> Unmanned Aerial Vehicle </w:t>
      </w:r>
      <w:proofErr w:type="gramStart"/>
      <w:r w:rsidR="009C7D8F" w:rsidRPr="009C7D8F">
        <w:rPr>
          <w:color w:val="000000" w:themeColor="text1"/>
          <w:szCs w:val="24"/>
        </w:rPr>
        <w:t>With</w:t>
      </w:r>
      <w:proofErr w:type="gramEnd"/>
      <w:r w:rsidR="009C7D8F" w:rsidRPr="009C7D8F">
        <w:rPr>
          <w:color w:val="000000" w:themeColor="text1"/>
          <w:szCs w:val="24"/>
        </w:rPr>
        <w:t xml:space="preserve"> </w:t>
      </w:r>
      <w:proofErr w:type="spellStart"/>
      <w:r w:rsidR="009C7D8F" w:rsidRPr="009C7D8F">
        <w:rPr>
          <w:color w:val="000000" w:themeColor="text1"/>
          <w:szCs w:val="24"/>
        </w:rPr>
        <w:t>Underlaid</w:t>
      </w:r>
      <w:proofErr w:type="spellEnd"/>
      <w:r w:rsidR="009C7D8F" w:rsidRPr="009C7D8F">
        <w:rPr>
          <w:color w:val="000000" w:themeColor="text1"/>
          <w:szCs w:val="24"/>
        </w:rPr>
        <w:t xml:space="preserve"> Device-to-Device Communications: Performance and Tradeoffs[J]. IEEE Transactions on Wireless Communications, 2016, 15(6):3949-3963.</w:t>
      </w:r>
      <w:bookmarkEnd w:id="54"/>
    </w:p>
    <w:p w14:paraId="0EA15C08" w14:textId="35510F08" w:rsidR="009C7D8F" w:rsidRPr="009C7D8F" w:rsidRDefault="009C7D8F" w:rsidP="009C7D8F">
      <w:pPr>
        <w:pStyle w:val="af8"/>
        <w:numPr>
          <w:ilvl w:val="0"/>
          <w:numId w:val="2"/>
        </w:numPr>
        <w:ind w:firstLineChars="0"/>
        <w:rPr>
          <w:color w:val="000000" w:themeColor="text1"/>
          <w:szCs w:val="24"/>
        </w:rPr>
      </w:pPr>
      <w:bookmarkStart w:id="55" w:name="_Ref535080764"/>
      <w:r w:rsidRPr="009C7D8F">
        <w:rPr>
          <w:color w:val="000000" w:themeColor="text1"/>
          <w:szCs w:val="24"/>
        </w:rPr>
        <w:t>Al-</w:t>
      </w:r>
      <w:proofErr w:type="spellStart"/>
      <w:r w:rsidRPr="009C7D8F">
        <w:rPr>
          <w:color w:val="000000" w:themeColor="text1"/>
          <w:szCs w:val="24"/>
        </w:rPr>
        <w:t>Hourani</w:t>
      </w:r>
      <w:proofErr w:type="spellEnd"/>
      <w:r w:rsidRPr="009C7D8F">
        <w:rPr>
          <w:color w:val="000000" w:themeColor="text1"/>
          <w:szCs w:val="24"/>
        </w:rPr>
        <w:t xml:space="preserve"> A, </w:t>
      </w:r>
      <w:proofErr w:type="spellStart"/>
      <w:r w:rsidRPr="009C7D8F">
        <w:rPr>
          <w:color w:val="000000" w:themeColor="text1"/>
          <w:szCs w:val="24"/>
        </w:rPr>
        <w:t>Kandeepan</w:t>
      </w:r>
      <w:proofErr w:type="spellEnd"/>
      <w:r w:rsidRPr="009C7D8F">
        <w:rPr>
          <w:color w:val="000000" w:themeColor="text1"/>
          <w:szCs w:val="24"/>
        </w:rPr>
        <w:t xml:space="preserve"> S, Lardner S. Optimal LAP Altitude for Maximum Coverage[J]. </w:t>
      </w:r>
      <w:r w:rsidR="00B03089" w:rsidRPr="009C7D8F">
        <w:rPr>
          <w:color w:val="000000" w:themeColor="text1"/>
          <w:szCs w:val="24"/>
        </w:rPr>
        <w:t xml:space="preserve">IEEE </w:t>
      </w:r>
      <w:r w:rsidRPr="009C7D8F">
        <w:rPr>
          <w:color w:val="000000" w:themeColor="text1"/>
          <w:szCs w:val="24"/>
        </w:rPr>
        <w:t>Wireless Communications Letters, 2014, 3(6):569-572.</w:t>
      </w:r>
      <w:bookmarkEnd w:id="55"/>
    </w:p>
    <w:p w14:paraId="5F545FB8" w14:textId="77777777" w:rsidR="009C7D8F" w:rsidRPr="009C7D8F" w:rsidRDefault="009C7D8F" w:rsidP="009C7D8F">
      <w:pPr>
        <w:pStyle w:val="af8"/>
        <w:numPr>
          <w:ilvl w:val="0"/>
          <w:numId w:val="2"/>
        </w:numPr>
        <w:ind w:firstLineChars="0"/>
        <w:rPr>
          <w:color w:val="000000" w:themeColor="text1"/>
          <w:szCs w:val="24"/>
        </w:rPr>
      </w:pPr>
      <w:bookmarkStart w:id="56" w:name="_Ref535080871"/>
      <w:r w:rsidRPr="009C7D8F">
        <w:rPr>
          <w:color w:val="000000" w:themeColor="text1"/>
          <w:szCs w:val="24"/>
        </w:rPr>
        <w:t xml:space="preserve">Zhang X, Andrews J G. Downlink Cellular Network Analysis </w:t>
      </w:r>
      <w:proofErr w:type="gramStart"/>
      <w:r w:rsidRPr="009C7D8F">
        <w:rPr>
          <w:color w:val="000000" w:themeColor="text1"/>
          <w:szCs w:val="24"/>
        </w:rPr>
        <w:t>With</w:t>
      </w:r>
      <w:proofErr w:type="gramEnd"/>
      <w:r w:rsidRPr="009C7D8F">
        <w:rPr>
          <w:color w:val="000000" w:themeColor="text1"/>
          <w:szCs w:val="24"/>
        </w:rPr>
        <w:t xml:space="preserve"> Multi-Slope Path Loss Models[J]. IEEE Transactions on Communications, 2015, 63(5):1881-1894.</w:t>
      </w:r>
      <w:bookmarkEnd w:id="56"/>
    </w:p>
    <w:p w14:paraId="42E8F441" w14:textId="2CFBF1DE" w:rsidR="009C7D8F" w:rsidRPr="009C7D8F" w:rsidRDefault="00436A7C" w:rsidP="009C7D8F">
      <w:pPr>
        <w:pStyle w:val="af8"/>
        <w:numPr>
          <w:ilvl w:val="0"/>
          <w:numId w:val="2"/>
        </w:numPr>
        <w:ind w:firstLineChars="0"/>
        <w:rPr>
          <w:color w:val="000000" w:themeColor="text1"/>
          <w:szCs w:val="24"/>
        </w:rPr>
      </w:pPr>
      <w:bookmarkStart w:id="57" w:name="_Ref535080888"/>
      <w:proofErr w:type="spellStart"/>
      <w:r>
        <w:rPr>
          <w:rFonts w:ascii="微软雅黑" w:eastAsia="微软雅黑" w:hAnsi="微软雅黑" w:hint="eastAsia"/>
          <w:color w:val="000000"/>
          <w:sz w:val="21"/>
          <w:szCs w:val="21"/>
          <w:shd w:val="clear" w:color="auto" w:fill="FFFFFF"/>
        </w:rPr>
        <w:t>Mozaffari</w:t>
      </w:r>
      <w:proofErr w:type="spellEnd"/>
      <w:r>
        <w:rPr>
          <w:rFonts w:ascii="微软雅黑" w:eastAsia="微软雅黑" w:hAnsi="微软雅黑" w:hint="eastAsia"/>
          <w:color w:val="000000"/>
          <w:sz w:val="21"/>
          <w:szCs w:val="21"/>
          <w:shd w:val="clear" w:color="auto" w:fill="FFFFFF"/>
        </w:rPr>
        <w:t xml:space="preserve">, </w:t>
      </w:r>
      <w:proofErr w:type="gramStart"/>
      <w:r>
        <w:rPr>
          <w:rFonts w:ascii="微软雅黑" w:eastAsia="微软雅黑" w:hAnsi="微软雅黑" w:hint="eastAsia"/>
          <w:color w:val="000000"/>
          <w:sz w:val="21"/>
          <w:szCs w:val="21"/>
          <w:shd w:val="clear" w:color="auto" w:fill="FFFFFF"/>
        </w:rPr>
        <w:t>M.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Saad</w:t>
      </w:r>
      <w:proofErr w:type="spellEnd"/>
      <w:r>
        <w:rPr>
          <w:rFonts w:ascii="微软雅黑" w:eastAsia="微软雅黑" w:hAnsi="微软雅黑" w:hint="eastAsia"/>
          <w:color w:val="000000"/>
          <w:sz w:val="21"/>
          <w:szCs w:val="21"/>
          <w:shd w:val="clear" w:color="auto" w:fill="FFFFFF"/>
        </w:rPr>
        <w:t xml:space="preserve">, W. , Bennis, M. </w:t>
      </w:r>
      <w:r>
        <w:rPr>
          <w:rFonts w:ascii="微软雅黑" w:eastAsia="微软雅黑" w:hAnsi="微软雅黑"/>
          <w:color w:val="000000"/>
          <w:sz w:val="21"/>
          <w:szCs w:val="21"/>
          <w:shd w:val="clear" w:color="auto" w:fill="FFFFFF"/>
        </w:rPr>
        <w:t>and</w:t>
      </w:r>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Debbah</w:t>
      </w:r>
      <w:proofErr w:type="spellEnd"/>
      <w:r>
        <w:rPr>
          <w:rFonts w:ascii="微软雅黑" w:eastAsia="微软雅黑" w:hAnsi="微软雅黑" w:hint="eastAsia"/>
          <w:color w:val="000000"/>
          <w:sz w:val="21"/>
          <w:szCs w:val="21"/>
          <w:shd w:val="clear" w:color="auto" w:fill="FFFFFF"/>
        </w:rPr>
        <w:t>, M</w:t>
      </w:r>
      <w:r>
        <w:rPr>
          <w:color w:val="000000" w:themeColor="text1"/>
          <w:szCs w:val="24"/>
        </w:rPr>
        <w:t xml:space="preserve">. </w:t>
      </w:r>
      <w:r w:rsidR="009C7D8F" w:rsidRPr="009C7D8F">
        <w:rPr>
          <w:color w:val="000000" w:themeColor="text1"/>
          <w:szCs w:val="24"/>
        </w:rPr>
        <w:t>Efficient Deployment of Multiple Unmanned Aerial Vehicles for Optimal Wireless Coverage[J]. IEEE Communications Letters, 2016, 20(8):1647-1650.</w:t>
      </w:r>
      <w:bookmarkEnd w:id="57"/>
    </w:p>
    <w:p w14:paraId="7DEF365B" w14:textId="77777777" w:rsidR="009C7D8F" w:rsidRPr="009C7D8F" w:rsidRDefault="009C7D8F" w:rsidP="009C7D8F">
      <w:pPr>
        <w:pStyle w:val="af8"/>
        <w:numPr>
          <w:ilvl w:val="0"/>
          <w:numId w:val="2"/>
        </w:numPr>
        <w:ind w:firstLineChars="0"/>
        <w:rPr>
          <w:color w:val="000000" w:themeColor="text1"/>
          <w:szCs w:val="24"/>
        </w:rPr>
      </w:pPr>
      <w:bookmarkStart w:id="58" w:name="_Ref535080940"/>
      <w:r w:rsidRPr="009C7D8F">
        <w:rPr>
          <w:color w:val="000000" w:themeColor="text1"/>
          <w:szCs w:val="24"/>
        </w:rPr>
        <w:t xml:space="preserve">Zeng Y, Zhang R, </w:t>
      </w:r>
      <w:proofErr w:type="spellStart"/>
      <w:r w:rsidRPr="009C7D8F">
        <w:rPr>
          <w:color w:val="000000" w:themeColor="text1"/>
          <w:szCs w:val="24"/>
        </w:rPr>
        <w:t>Teng</w:t>
      </w:r>
      <w:proofErr w:type="spellEnd"/>
      <w:r w:rsidRPr="009C7D8F">
        <w:rPr>
          <w:color w:val="000000" w:themeColor="text1"/>
          <w:szCs w:val="24"/>
        </w:rPr>
        <w:t xml:space="preserve"> J L. Wireless communications with unmanned aerial vehicles: opportunities and challenges[J]. IEEE Communications Magazine, 2016, 54(5):36-42.</w:t>
      </w:r>
      <w:bookmarkEnd w:id="58"/>
    </w:p>
    <w:p w14:paraId="5D052B9B" w14:textId="587A9C5A" w:rsidR="009C7D8F" w:rsidRPr="009C7D8F" w:rsidRDefault="00436A7C" w:rsidP="009C7D8F">
      <w:pPr>
        <w:pStyle w:val="af8"/>
        <w:numPr>
          <w:ilvl w:val="0"/>
          <w:numId w:val="2"/>
        </w:numPr>
        <w:ind w:firstLineChars="0"/>
        <w:rPr>
          <w:color w:val="000000" w:themeColor="text1"/>
          <w:szCs w:val="24"/>
        </w:rPr>
      </w:pPr>
      <w:bookmarkStart w:id="59" w:name="_Ref535080983"/>
      <w:proofErr w:type="spellStart"/>
      <w:r>
        <w:rPr>
          <w:rFonts w:ascii="微软雅黑" w:eastAsia="微软雅黑" w:hAnsi="微软雅黑" w:hint="eastAsia"/>
          <w:color w:val="000000"/>
          <w:sz w:val="21"/>
          <w:szCs w:val="21"/>
          <w:shd w:val="clear" w:color="auto" w:fill="FFFFFF"/>
        </w:rPr>
        <w:t>Dhillon</w:t>
      </w:r>
      <w:proofErr w:type="spellEnd"/>
      <w:r>
        <w:rPr>
          <w:rFonts w:ascii="微软雅黑" w:eastAsia="微软雅黑" w:hAnsi="微软雅黑" w:hint="eastAsia"/>
          <w:color w:val="000000"/>
          <w:sz w:val="21"/>
          <w:szCs w:val="21"/>
          <w:shd w:val="clear" w:color="auto" w:fill="FFFFFF"/>
        </w:rPr>
        <w:t xml:space="preserve">, H. </w:t>
      </w:r>
      <w:proofErr w:type="gramStart"/>
      <w:r>
        <w:rPr>
          <w:rFonts w:ascii="微软雅黑" w:eastAsia="微软雅黑" w:hAnsi="微软雅黑" w:hint="eastAsia"/>
          <w:color w:val="000000"/>
          <w:sz w:val="21"/>
          <w:szCs w:val="21"/>
          <w:shd w:val="clear" w:color="auto" w:fill="FFFFFF"/>
        </w:rPr>
        <w:t>S.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Ganti</w:t>
      </w:r>
      <w:proofErr w:type="spellEnd"/>
      <w:r>
        <w:rPr>
          <w:rFonts w:ascii="微软雅黑" w:eastAsia="微软雅黑" w:hAnsi="微软雅黑" w:hint="eastAsia"/>
          <w:color w:val="000000"/>
          <w:sz w:val="21"/>
          <w:szCs w:val="21"/>
          <w:shd w:val="clear" w:color="auto" w:fill="FFFFFF"/>
        </w:rPr>
        <w:t xml:space="preserve">, R. K. , </w:t>
      </w:r>
      <w:proofErr w:type="spellStart"/>
      <w:r>
        <w:rPr>
          <w:rFonts w:ascii="微软雅黑" w:eastAsia="微软雅黑" w:hAnsi="微软雅黑" w:hint="eastAsia"/>
          <w:color w:val="000000"/>
          <w:sz w:val="21"/>
          <w:szCs w:val="21"/>
          <w:shd w:val="clear" w:color="auto" w:fill="FFFFFF"/>
        </w:rPr>
        <w:t>Baccelli</w:t>
      </w:r>
      <w:proofErr w:type="spellEnd"/>
      <w:r>
        <w:rPr>
          <w:rFonts w:ascii="微软雅黑" w:eastAsia="微软雅黑" w:hAnsi="微软雅黑" w:hint="eastAsia"/>
          <w:color w:val="000000"/>
          <w:sz w:val="21"/>
          <w:szCs w:val="21"/>
          <w:shd w:val="clear" w:color="auto" w:fill="FFFFFF"/>
        </w:rPr>
        <w:t xml:space="preserve">, F. </w:t>
      </w:r>
      <w:r>
        <w:rPr>
          <w:rFonts w:ascii="微软雅黑" w:eastAsia="微软雅黑" w:hAnsi="微软雅黑"/>
          <w:color w:val="000000"/>
          <w:sz w:val="21"/>
          <w:szCs w:val="21"/>
          <w:shd w:val="clear" w:color="auto" w:fill="FFFFFF"/>
        </w:rPr>
        <w:t xml:space="preserve">and </w:t>
      </w:r>
      <w:r>
        <w:rPr>
          <w:rFonts w:ascii="微软雅黑" w:eastAsia="微软雅黑" w:hAnsi="微软雅黑" w:hint="eastAsia"/>
          <w:color w:val="000000"/>
          <w:sz w:val="21"/>
          <w:szCs w:val="21"/>
          <w:shd w:val="clear" w:color="auto" w:fill="FFFFFF"/>
        </w:rPr>
        <w:t>Andrews, J. G</w:t>
      </w:r>
      <w:r w:rsidR="009C7D8F" w:rsidRPr="009C7D8F">
        <w:rPr>
          <w:color w:val="000000" w:themeColor="text1"/>
          <w:szCs w:val="24"/>
        </w:rPr>
        <w:t>. Modeling and Analysis of K-Tier Downlink Heterogeneous Cellular Networks[J]. IEEE Journal on Selected Areas in Communications, 2011, 30(3):550-560.</w:t>
      </w:r>
      <w:bookmarkEnd w:id="59"/>
    </w:p>
    <w:p w14:paraId="2A66BE8A" w14:textId="790B9CB1" w:rsidR="009C7D8F" w:rsidRPr="009C7D8F" w:rsidRDefault="00436A7C" w:rsidP="009C7D8F">
      <w:pPr>
        <w:pStyle w:val="af8"/>
        <w:numPr>
          <w:ilvl w:val="0"/>
          <w:numId w:val="2"/>
        </w:numPr>
        <w:ind w:firstLineChars="0"/>
        <w:rPr>
          <w:color w:val="000000" w:themeColor="text1"/>
          <w:szCs w:val="24"/>
        </w:rPr>
      </w:pPr>
      <w:bookmarkStart w:id="60" w:name="_Ref535081387"/>
      <w:r>
        <w:rPr>
          <w:color w:val="000000" w:themeColor="text1"/>
          <w:szCs w:val="24"/>
        </w:rPr>
        <w:t xml:space="preserve">Wei Z, </w:t>
      </w:r>
      <w:proofErr w:type="spellStart"/>
      <w:r>
        <w:rPr>
          <w:color w:val="000000" w:themeColor="text1"/>
          <w:szCs w:val="24"/>
        </w:rPr>
        <w:t>Guo</w:t>
      </w:r>
      <w:proofErr w:type="spellEnd"/>
      <w:r>
        <w:rPr>
          <w:color w:val="000000" w:themeColor="text1"/>
          <w:szCs w:val="24"/>
        </w:rPr>
        <w:t xml:space="preserve"> Z, Feng Z, Zhu J, </w:t>
      </w:r>
      <w:proofErr w:type="spellStart"/>
      <w:r>
        <w:rPr>
          <w:color w:val="000000" w:themeColor="text1"/>
          <w:szCs w:val="24"/>
        </w:rPr>
        <w:t>Zhong</w:t>
      </w:r>
      <w:proofErr w:type="spellEnd"/>
      <w:r>
        <w:rPr>
          <w:color w:val="000000" w:themeColor="text1"/>
          <w:szCs w:val="24"/>
        </w:rPr>
        <w:t xml:space="preserve"> </w:t>
      </w:r>
      <w:proofErr w:type="gramStart"/>
      <w:r>
        <w:rPr>
          <w:color w:val="000000" w:themeColor="text1"/>
          <w:szCs w:val="24"/>
        </w:rPr>
        <w:t>C</w:t>
      </w:r>
      <w:r w:rsidRPr="00436A7C">
        <w:rPr>
          <w:color w:val="000000" w:themeColor="text1"/>
          <w:szCs w:val="24"/>
        </w:rPr>
        <w:t xml:space="preserve"> </w:t>
      </w:r>
      <w:r>
        <w:rPr>
          <w:color w:val="000000" w:themeColor="text1"/>
          <w:szCs w:val="24"/>
        </w:rPr>
        <w:t>,</w:t>
      </w:r>
      <w:proofErr w:type="gramEnd"/>
      <w:r w:rsidRPr="00436A7C">
        <w:rPr>
          <w:color w:val="000000" w:themeColor="text1"/>
          <w:szCs w:val="24"/>
        </w:rPr>
        <w:t xml:space="preserve"> </w:t>
      </w:r>
      <w:r>
        <w:rPr>
          <w:color w:val="000000" w:themeColor="text1"/>
          <w:szCs w:val="24"/>
        </w:rPr>
        <w:t>Wu Q, Wu H</w:t>
      </w:r>
      <w:r w:rsidR="009C7D8F" w:rsidRPr="009C7D8F">
        <w:rPr>
          <w:color w:val="000000" w:themeColor="text1"/>
          <w:szCs w:val="24"/>
        </w:rPr>
        <w:t>. Spectrum Sharing between UAV-based Wireless Mesh Networks and Ground Networks</w:t>
      </w:r>
      <w:r w:rsidR="00CE17C4">
        <w:rPr>
          <w:color w:val="000000" w:themeColor="text1"/>
          <w:szCs w:val="24"/>
        </w:rPr>
        <w:t>[C]</w:t>
      </w:r>
      <w:r w:rsidR="002E69C0">
        <w:rPr>
          <w:color w:val="000000" w:themeColor="text1"/>
          <w:szCs w:val="24"/>
        </w:rPr>
        <w:t>//</w:t>
      </w:r>
      <w:r w:rsidR="00CE17C4">
        <w:rPr>
          <w:color w:val="000000" w:themeColor="text1"/>
          <w:szCs w:val="24"/>
        </w:rPr>
        <w:t xml:space="preserve"> </w:t>
      </w:r>
      <w:r w:rsidR="009C7D8F" w:rsidRPr="009C7D8F">
        <w:rPr>
          <w:color w:val="000000" w:themeColor="text1"/>
          <w:szCs w:val="24"/>
        </w:rPr>
        <w:t>2018 10th International Conference on Wireless Communications and Signal Processing (WCSP)</w:t>
      </w:r>
      <w:r w:rsidR="00CE17C4">
        <w:rPr>
          <w:color w:val="000000" w:themeColor="text1"/>
          <w:szCs w:val="24"/>
        </w:rPr>
        <w:t>,</w:t>
      </w:r>
      <w:r w:rsidR="009C7D8F" w:rsidRPr="009C7D8F">
        <w:rPr>
          <w:color w:val="000000" w:themeColor="text1"/>
          <w:szCs w:val="24"/>
        </w:rPr>
        <w:t xml:space="preserve"> Hangzhou, China, 2018</w:t>
      </w:r>
      <w:r w:rsidR="002E69C0">
        <w:rPr>
          <w:rFonts w:hint="eastAsia"/>
          <w:color w:val="000000" w:themeColor="text1"/>
          <w:szCs w:val="24"/>
        </w:rPr>
        <w:t>:</w:t>
      </w:r>
      <w:r w:rsidR="009C7D8F" w:rsidRPr="009C7D8F">
        <w:rPr>
          <w:color w:val="000000" w:themeColor="text1"/>
          <w:szCs w:val="24"/>
        </w:rPr>
        <w:t>1-6.</w:t>
      </w:r>
      <w:bookmarkEnd w:id="60"/>
    </w:p>
    <w:p w14:paraId="42A876D2" w14:textId="77777777" w:rsidR="009C7D8F" w:rsidRPr="009C7D8F" w:rsidRDefault="009C7D8F" w:rsidP="009C7D8F">
      <w:pPr>
        <w:pStyle w:val="af8"/>
        <w:numPr>
          <w:ilvl w:val="0"/>
          <w:numId w:val="2"/>
        </w:numPr>
        <w:ind w:firstLineChars="0"/>
        <w:rPr>
          <w:color w:val="000000" w:themeColor="text1"/>
          <w:szCs w:val="24"/>
        </w:rPr>
      </w:pPr>
      <w:bookmarkStart w:id="61" w:name="_Ref535081482"/>
      <w:r w:rsidRPr="009C7D8F">
        <w:rPr>
          <w:color w:val="000000" w:themeColor="text1"/>
          <w:szCs w:val="24"/>
        </w:rPr>
        <w:t xml:space="preserve">Hayat S, </w:t>
      </w:r>
      <w:proofErr w:type="spellStart"/>
      <w:r w:rsidRPr="009C7D8F">
        <w:rPr>
          <w:color w:val="000000" w:themeColor="text1"/>
          <w:szCs w:val="24"/>
        </w:rPr>
        <w:t>Yanmaz</w:t>
      </w:r>
      <w:proofErr w:type="spellEnd"/>
      <w:r w:rsidRPr="009C7D8F">
        <w:rPr>
          <w:color w:val="000000" w:themeColor="text1"/>
          <w:szCs w:val="24"/>
        </w:rPr>
        <w:t xml:space="preserve"> E, </w:t>
      </w:r>
      <w:proofErr w:type="spellStart"/>
      <w:r w:rsidRPr="009C7D8F">
        <w:rPr>
          <w:color w:val="000000" w:themeColor="text1"/>
          <w:szCs w:val="24"/>
        </w:rPr>
        <w:t>Muzaffar</w:t>
      </w:r>
      <w:proofErr w:type="spellEnd"/>
      <w:r w:rsidRPr="009C7D8F">
        <w:rPr>
          <w:color w:val="000000" w:themeColor="text1"/>
          <w:szCs w:val="24"/>
        </w:rPr>
        <w:t xml:space="preserve"> R. Survey on Unmanned Aerial Vehicle Networks for Civil Applications: A Communications Viewpoint[J]. IEEE Communications Surveys &amp; Tutorials, 2016, 18(4):2624-2661.</w:t>
      </w:r>
      <w:bookmarkEnd w:id="61"/>
    </w:p>
    <w:p w14:paraId="1019F975" w14:textId="148E681E" w:rsidR="00DA020A" w:rsidRDefault="00436A7C" w:rsidP="009C7D8F">
      <w:pPr>
        <w:pStyle w:val="af8"/>
        <w:numPr>
          <w:ilvl w:val="0"/>
          <w:numId w:val="2"/>
        </w:numPr>
        <w:ind w:firstLineChars="0"/>
        <w:rPr>
          <w:color w:val="000000" w:themeColor="text1"/>
          <w:szCs w:val="24"/>
        </w:rPr>
      </w:pPr>
      <w:bookmarkStart w:id="62" w:name="_Ref535082080"/>
      <w:r>
        <w:rPr>
          <w:rFonts w:ascii="微软雅黑" w:eastAsia="微软雅黑" w:hAnsi="微软雅黑" w:hint="eastAsia"/>
          <w:color w:val="000000"/>
          <w:sz w:val="21"/>
          <w:szCs w:val="21"/>
          <w:shd w:val="clear" w:color="auto" w:fill="FFFFFF"/>
        </w:rPr>
        <w:t>Al-</w:t>
      </w:r>
      <w:proofErr w:type="spellStart"/>
      <w:r>
        <w:rPr>
          <w:rFonts w:ascii="微软雅黑" w:eastAsia="微软雅黑" w:hAnsi="微软雅黑" w:hint="eastAsia"/>
          <w:color w:val="000000"/>
          <w:sz w:val="21"/>
          <w:szCs w:val="21"/>
          <w:shd w:val="clear" w:color="auto" w:fill="FFFFFF"/>
        </w:rPr>
        <w:t>Hourani</w:t>
      </w:r>
      <w:proofErr w:type="spellEnd"/>
      <w:r>
        <w:rPr>
          <w:rFonts w:ascii="微软雅黑" w:eastAsia="微软雅黑" w:hAnsi="微软雅黑" w:hint="eastAsia"/>
          <w:color w:val="000000"/>
          <w:sz w:val="21"/>
          <w:szCs w:val="21"/>
          <w:shd w:val="clear" w:color="auto" w:fill="FFFFFF"/>
        </w:rPr>
        <w:t xml:space="preserve">,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Kandeepan</w:t>
      </w:r>
      <w:proofErr w:type="spellEnd"/>
      <w:r>
        <w:rPr>
          <w:rFonts w:ascii="微软雅黑" w:eastAsia="微软雅黑" w:hAnsi="微软雅黑" w:hint="eastAsia"/>
          <w:color w:val="000000"/>
          <w:sz w:val="21"/>
          <w:szCs w:val="21"/>
          <w:shd w:val="clear" w:color="auto" w:fill="FFFFFF"/>
        </w:rPr>
        <w:t xml:space="preserve">, S. </w:t>
      </w:r>
      <w:r>
        <w:rPr>
          <w:rFonts w:ascii="微软雅黑" w:eastAsia="微软雅黑" w:hAnsi="微软雅黑"/>
          <w:color w:val="000000"/>
          <w:sz w:val="21"/>
          <w:szCs w:val="21"/>
          <w:shd w:val="clear" w:color="auto" w:fill="FFFFFF"/>
        </w:rPr>
        <w:t xml:space="preserve">and </w:t>
      </w:r>
      <w:proofErr w:type="spellStart"/>
      <w:r>
        <w:rPr>
          <w:rFonts w:ascii="微软雅黑" w:eastAsia="微软雅黑" w:hAnsi="微软雅黑" w:hint="eastAsia"/>
          <w:color w:val="000000"/>
          <w:sz w:val="21"/>
          <w:szCs w:val="21"/>
          <w:shd w:val="clear" w:color="auto" w:fill="FFFFFF"/>
        </w:rPr>
        <w:t>Jamalipour</w:t>
      </w:r>
      <w:proofErr w:type="spellEnd"/>
      <w:r>
        <w:rPr>
          <w:rFonts w:ascii="微软雅黑" w:eastAsia="微软雅黑" w:hAnsi="微软雅黑" w:hint="eastAsia"/>
          <w:color w:val="000000"/>
          <w:sz w:val="21"/>
          <w:szCs w:val="21"/>
          <w:shd w:val="clear" w:color="auto" w:fill="FFFFFF"/>
        </w:rPr>
        <w:t>, A</w:t>
      </w:r>
      <w:r w:rsidR="00DA020A">
        <w:rPr>
          <w:color w:val="000000" w:themeColor="text1"/>
          <w:szCs w:val="24"/>
        </w:rPr>
        <w:t xml:space="preserve">. </w:t>
      </w:r>
      <w:r w:rsidR="00DA020A" w:rsidRPr="00DA020A">
        <w:rPr>
          <w:rFonts w:hint="eastAsia"/>
          <w:color w:val="000000" w:themeColor="text1"/>
          <w:szCs w:val="24"/>
        </w:rPr>
        <w:t>Modeling air-to-ground path loss for low altitude platforms in urban environments</w:t>
      </w:r>
      <w:r w:rsidR="00DA020A">
        <w:rPr>
          <w:color w:val="000000" w:themeColor="text1"/>
          <w:szCs w:val="24"/>
        </w:rPr>
        <w:t>[</w:t>
      </w:r>
      <w:r w:rsidR="00DA020A">
        <w:rPr>
          <w:rFonts w:hint="eastAsia"/>
          <w:color w:val="000000" w:themeColor="text1"/>
          <w:szCs w:val="24"/>
        </w:rPr>
        <w:t>C</w:t>
      </w:r>
      <w:r w:rsidR="00DA020A">
        <w:rPr>
          <w:color w:val="000000" w:themeColor="text1"/>
          <w:szCs w:val="24"/>
        </w:rPr>
        <w:t>]//</w:t>
      </w:r>
      <w:r w:rsidR="00CE17C4">
        <w:rPr>
          <w:color w:val="000000" w:themeColor="text1"/>
          <w:szCs w:val="24"/>
        </w:rPr>
        <w:t xml:space="preserve"> </w:t>
      </w:r>
      <w:r w:rsidR="00DA020A" w:rsidRPr="00DA020A">
        <w:rPr>
          <w:rFonts w:hint="eastAsia"/>
          <w:iCs/>
          <w:color w:val="000000" w:themeColor="text1"/>
          <w:szCs w:val="24"/>
        </w:rPr>
        <w:t>2014 IEEE Global Communications Conference</w:t>
      </w:r>
      <w:r w:rsidR="00DA020A" w:rsidRPr="00DA020A">
        <w:rPr>
          <w:rFonts w:hint="eastAsia"/>
          <w:color w:val="000000" w:themeColor="text1"/>
          <w:szCs w:val="24"/>
        </w:rPr>
        <w:t>, Austin, TX, 2014</w:t>
      </w:r>
      <w:r w:rsidR="00DA020A">
        <w:rPr>
          <w:rFonts w:hint="eastAsia"/>
          <w:color w:val="000000" w:themeColor="text1"/>
          <w:szCs w:val="24"/>
        </w:rPr>
        <w:t>:</w:t>
      </w:r>
      <w:r w:rsidR="00DA020A" w:rsidRPr="00DA020A">
        <w:rPr>
          <w:rFonts w:hint="eastAsia"/>
          <w:color w:val="000000" w:themeColor="text1"/>
          <w:szCs w:val="24"/>
        </w:rPr>
        <w:t>2898-2904.</w:t>
      </w:r>
      <w:r w:rsidR="00DA020A" w:rsidRPr="00DA020A">
        <w:rPr>
          <w:color w:val="000000" w:themeColor="text1"/>
          <w:szCs w:val="24"/>
        </w:rPr>
        <w:t xml:space="preserve"> </w:t>
      </w:r>
    </w:p>
    <w:p w14:paraId="4BC60A2A" w14:textId="586404D3"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Bai T, Heath R W. Coverage and Rate Analysis for Millimeter-Wave Cellular </w:t>
      </w:r>
      <w:r w:rsidRPr="009C7D8F">
        <w:rPr>
          <w:color w:val="000000" w:themeColor="text1"/>
          <w:szCs w:val="24"/>
        </w:rPr>
        <w:lastRenderedPageBreak/>
        <w:t>Networks[J]. IEEE Transactions on Wireless Communications, 2015, 14(2):1100-1114.</w:t>
      </w:r>
      <w:bookmarkEnd w:id="62"/>
    </w:p>
    <w:p w14:paraId="0780BAD0" w14:textId="5A2E9AC4" w:rsidR="009C7D8F" w:rsidRPr="009C7D8F" w:rsidRDefault="009C7D8F" w:rsidP="009C7D8F">
      <w:pPr>
        <w:pStyle w:val="af8"/>
        <w:numPr>
          <w:ilvl w:val="0"/>
          <w:numId w:val="2"/>
        </w:numPr>
        <w:ind w:firstLineChars="0"/>
        <w:rPr>
          <w:color w:val="000000" w:themeColor="text1"/>
          <w:szCs w:val="24"/>
        </w:rPr>
      </w:pPr>
      <w:bookmarkStart w:id="63" w:name="_Ref535082090"/>
      <w:r w:rsidRPr="009C7D8F">
        <w:rPr>
          <w:color w:val="000000" w:themeColor="text1"/>
          <w:szCs w:val="24"/>
        </w:rPr>
        <w:t>Wei</w:t>
      </w:r>
      <w:r w:rsidR="00436A7C">
        <w:rPr>
          <w:color w:val="000000" w:themeColor="text1"/>
          <w:szCs w:val="24"/>
        </w:rPr>
        <w:t xml:space="preserve"> Z</w:t>
      </w:r>
      <w:r w:rsidRPr="009C7D8F">
        <w:rPr>
          <w:color w:val="000000" w:themeColor="text1"/>
          <w:szCs w:val="24"/>
        </w:rPr>
        <w:t xml:space="preserve">, </w:t>
      </w:r>
      <w:proofErr w:type="spellStart"/>
      <w:r w:rsidRPr="009C7D8F">
        <w:rPr>
          <w:color w:val="000000" w:themeColor="text1"/>
          <w:szCs w:val="24"/>
        </w:rPr>
        <w:t>Guo</w:t>
      </w:r>
      <w:proofErr w:type="spellEnd"/>
      <w:r w:rsidR="00436A7C">
        <w:rPr>
          <w:color w:val="000000" w:themeColor="text1"/>
          <w:szCs w:val="24"/>
        </w:rPr>
        <w:t xml:space="preserve"> Z,</w:t>
      </w:r>
      <w:r w:rsidRPr="009C7D8F">
        <w:rPr>
          <w:color w:val="000000" w:themeColor="text1"/>
          <w:szCs w:val="24"/>
        </w:rPr>
        <w:t xml:space="preserve"> Ma </w:t>
      </w:r>
      <w:r w:rsidR="00436A7C">
        <w:rPr>
          <w:color w:val="000000" w:themeColor="text1"/>
          <w:szCs w:val="24"/>
        </w:rPr>
        <w:t xml:space="preserve">J, </w:t>
      </w:r>
      <w:r w:rsidRPr="009C7D8F">
        <w:rPr>
          <w:color w:val="000000" w:themeColor="text1"/>
          <w:szCs w:val="24"/>
        </w:rPr>
        <w:t>and Feng</w:t>
      </w:r>
      <w:r w:rsidR="00436A7C">
        <w:rPr>
          <w:color w:val="000000" w:themeColor="text1"/>
          <w:szCs w:val="24"/>
        </w:rPr>
        <w:t xml:space="preserve"> Z</w:t>
      </w:r>
      <w:r w:rsidR="00DA020A">
        <w:rPr>
          <w:color w:val="000000" w:themeColor="text1"/>
          <w:szCs w:val="24"/>
        </w:rPr>
        <w:t xml:space="preserve">. </w:t>
      </w:r>
      <w:r w:rsidRPr="009C7D8F">
        <w:rPr>
          <w:color w:val="000000" w:themeColor="text1"/>
          <w:szCs w:val="24"/>
        </w:rPr>
        <w:t>On the Construction of Neural Networks via Wireless Ad Hoc Networks</w:t>
      </w:r>
      <w:r w:rsidR="00DA020A">
        <w:rPr>
          <w:color w:val="000000" w:themeColor="text1"/>
          <w:szCs w:val="24"/>
        </w:rPr>
        <w:t>[</w:t>
      </w:r>
      <w:r w:rsidR="00DA020A">
        <w:rPr>
          <w:rFonts w:hint="eastAsia"/>
          <w:color w:val="000000" w:themeColor="text1"/>
          <w:szCs w:val="24"/>
        </w:rPr>
        <w:t>C</w:t>
      </w:r>
      <w:r w:rsidR="00DA020A">
        <w:rPr>
          <w:color w:val="000000" w:themeColor="text1"/>
          <w:szCs w:val="24"/>
        </w:rPr>
        <w:t>]//</w:t>
      </w:r>
      <w:r w:rsidR="00CE17C4">
        <w:rPr>
          <w:color w:val="000000" w:themeColor="text1"/>
          <w:szCs w:val="24"/>
        </w:rPr>
        <w:t xml:space="preserve"> </w:t>
      </w:r>
      <w:r w:rsidRPr="009C7D8F">
        <w:rPr>
          <w:color w:val="000000" w:themeColor="text1"/>
          <w:szCs w:val="24"/>
        </w:rPr>
        <w:t>2018 IEEE 87th Vehicular Technology Conference (VTC Spring), Porto, 2018</w:t>
      </w:r>
      <w:r w:rsidR="00DA020A">
        <w:rPr>
          <w:color w:val="000000" w:themeColor="text1"/>
          <w:szCs w:val="24"/>
        </w:rPr>
        <w:t>:</w:t>
      </w:r>
      <w:r w:rsidRPr="009C7D8F">
        <w:rPr>
          <w:color w:val="000000" w:themeColor="text1"/>
          <w:szCs w:val="24"/>
        </w:rPr>
        <w:t>1-5.</w:t>
      </w:r>
      <w:bookmarkEnd w:id="63"/>
    </w:p>
    <w:p w14:paraId="708B70F6" w14:textId="77777777" w:rsidR="009C7D8F" w:rsidRPr="009C7D8F" w:rsidRDefault="009C7D8F" w:rsidP="009C7D8F">
      <w:pPr>
        <w:pStyle w:val="af8"/>
        <w:numPr>
          <w:ilvl w:val="0"/>
          <w:numId w:val="2"/>
        </w:numPr>
        <w:ind w:firstLineChars="0"/>
        <w:rPr>
          <w:color w:val="000000" w:themeColor="text1"/>
          <w:szCs w:val="24"/>
        </w:rPr>
      </w:pPr>
      <w:proofErr w:type="spellStart"/>
      <w:r w:rsidRPr="009C7D8F">
        <w:rPr>
          <w:rFonts w:hint="eastAsia"/>
          <w:color w:val="000000" w:themeColor="text1"/>
          <w:szCs w:val="24"/>
        </w:rPr>
        <w:t>Bor-Yaliniz</w:t>
      </w:r>
      <w:proofErr w:type="spellEnd"/>
      <w:r w:rsidRPr="009C7D8F">
        <w:rPr>
          <w:rFonts w:hint="eastAsia"/>
          <w:color w:val="000000" w:themeColor="text1"/>
          <w:szCs w:val="24"/>
        </w:rPr>
        <w:t xml:space="preserve"> </w:t>
      </w:r>
      <w:proofErr w:type="gramStart"/>
      <w:r w:rsidRPr="009C7D8F">
        <w:rPr>
          <w:rFonts w:hint="eastAsia"/>
          <w:color w:val="000000" w:themeColor="text1"/>
          <w:szCs w:val="24"/>
        </w:rPr>
        <w:t>I ,</w:t>
      </w:r>
      <w:proofErr w:type="gramEnd"/>
      <w:r w:rsidRPr="009C7D8F">
        <w:rPr>
          <w:rFonts w:hint="eastAsia"/>
          <w:color w:val="000000" w:themeColor="text1"/>
          <w:szCs w:val="24"/>
        </w:rPr>
        <w:t xml:space="preserve"> </w:t>
      </w:r>
      <w:proofErr w:type="spellStart"/>
      <w:r w:rsidRPr="009C7D8F">
        <w:rPr>
          <w:rFonts w:hint="eastAsia"/>
          <w:color w:val="000000" w:themeColor="text1"/>
          <w:szCs w:val="24"/>
        </w:rPr>
        <w:t>Yanikomeroglu</w:t>
      </w:r>
      <w:proofErr w:type="spellEnd"/>
      <w:r w:rsidRPr="009C7D8F">
        <w:rPr>
          <w:rFonts w:hint="eastAsia"/>
          <w:color w:val="000000" w:themeColor="text1"/>
          <w:szCs w:val="24"/>
        </w:rPr>
        <w:t xml:space="preserve"> H . The New Frontier in RAN Heterogeneity: Multi-Tier Drone-Cells[J]. IEEE Communications Magazine, 2016, 54(11):48-55.</w:t>
      </w:r>
    </w:p>
    <w:p w14:paraId="30797E6F" w14:textId="0765154B" w:rsidR="009C7D8F" w:rsidRPr="009C7D8F" w:rsidRDefault="00B571F0" w:rsidP="009C7D8F">
      <w:pPr>
        <w:pStyle w:val="af8"/>
        <w:numPr>
          <w:ilvl w:val="0"/>
          <w:numId w:val="2"/>
        </w:numPr>
        <w:ind w:firstLineChars="0"/>
        <w:rPr>
          <w:color w:val="000000" w:themeColor="text1"/>
          <w:szCs w:val="24"/>
        </w:rPr>
      </w:pPr>
      <w:bookmarkStart w:id="64" w:name="_Ref535082122"/>
      <w:r>
        <w:rPr>
          <w:rFonts w:ascii="微软雅黑" w:eastAsia="微软雅黑" w:hAnsi="微软雅黑" w:hint="eastAsia"/>
          <w:color w:val="000000"/>
          <w:sz w:val="21"/>
          <w:szCs w:val="21"/>
          <w:shd w:val="clear" w:color="auto" w:fill="FFFFFF"/>
        </w:rPr>
        <w:t xml:space="preserve">Zhou, </w:t>
      </w:r>
      <w:proofErr w:type="gramStart"/>
      <w:r>
        <w:rPr>
          <w:rFonts w:ascii="微软雅黑" w:eastAsia="微软雅黑" w:hAnsi="微软雅黑" w:hint="eastAsia"/>
          <w:color w:val="000000"/>
          <w:sz w:val="21"/>
          <w:szCs w:val="21"/>
          <w:shd w:val="clear" w:color="auto" w:fill="FFFFFF"/>
        </w:rPr>
        <w:t>Y. ,</w:t>
      </w:r>
      <w:proofErr w:type="gramEnd"/>
      <w:r>
        <w:rPr>
          <w:rFonts w:ascii="微软雅黑" w:eastAsia="微软雅黑" w:hAnsi="微软雅黑" w:hint="eastAsia"/>
          <w:color w:val="000000"/>
          <w:sz w:val="21"/>
          <w:szCs w:val="21"/>
          <w:shd w:val="clear" w:color="auto" w:fill="FFFFFF"/>
        </w:rPr>
        <w:t xml:space="preserve"> Cheng, N. , Lu, N. , and</w:t>
      </w:r>
      <w:r>
        <w:rPr>
          <w:rFonts w:ascii="微软雅黑" w:eastAsia="微软雅黑" w:hAnsi="微软雅黑"/>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Shen, X. S.</w:t>
      </w:r>
      <w:r w:rsidR="009C7D8F" w:rsidRPr="009C7D8F">
        <w:rPr>
          <w:color w:val="000000" w:themeColor="text1"/>
          <w:szCs w:val="24"/>
        </w:rPr>
        <w:t>. Multi-UAV-Aided Networks: Aerial-Ground Cooperative Vehicular Networking Architecture[J]. IEEE Vehicular Technology Magazine, 2015, 10(4):36-44.</w:t>
      </w:r>
      <w:bookmarkEnd w:id="64"/>
    </w:p>
    <w:p w14:paraId="3FF445E9" w14:textId="7962865F" w:rsidR="009C7D8F" w:rsidRPr="009C7D8F" w:rsidRDefault="00B571F0" w:rsidP="009C7D8F">
      <w:pPr>
        <w:pStyle w:val="af8"/>
        <w:numPr>
          <w:ilvl w:val="0"/>
          <w:numId w:val="2"/>
        </w:numPr>
        <w:ind w:firstLineChars="0"/>
        <w:rPr>
          <w:color w:val="000000" w:themeColor="text1"/>
          <w:szCs w:val="24"/>
        </w:rPr>
      </w:pPr>
      <w:bookmarkStart w:id="65" w:name="_Ref535082108"/>
      <w:r>
        <w:rPr>
          <w:rFonts w:ascii="微软雅黑" w:eastAsia="微软雅黑" w:hAnsi="微软雅黑" w:hint="eastAsia"/>
          <w:color w:val="000000"/>
          <w:sz w:val="21"/>
          <w:szCs w:val="21"/>
          <w:shd w:val="clear" w:color="auto" w:fill="FFFFFF"/>
        </w:rPr>
        <w:t xml:space="preserve">Jacob, </w:t>
      </w:r>
      <w:proofErr w:type="gramStart"/>
      <w:r>
        <w:rPr>
          <w:rFonts w:ascii="微软雅黑" w:eastAsia="微软雅黑" w:hAnsi="微软雅黑" w:hint="eastAsia"/>
          <w:color w:val="000000"/>
          <w:sz w:val="21"/>
          <w:szCs w:val="21"/>
          <w:shd w:val="clear" w:color="auto" w:fill="FFFFFF"/>
        </w:rPr>
        <w:t>P.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Sirigina</w:t>
      </w:r>
      <w:proofErr w:type="spellEnd"/>
      <w:r>
        <w:rPr>
          <w:rFonts w:ascii="微软雅黑" w:eastAsia="微软雅黑" w:hAnsi="微软雅黑" w:hint="eastAsia"/>
          <w:color w:val="000000"/>
          <w:sz w:val="21"/>
          <w:szCs w:val="21"/>
          <w:shd w:val="clear" w:color="auto" w:fill="FFFFFF"/>
        </w:rPr>
        <w:t xml:space="preserve">, R. P. , </w:t>
      </w:r>
      <w:proofErr w:type="spellStart"/>
      <w:r>
        <w:rPr>
          <w:rFonts w:ascii="微软雅黑" w:eastAsia="微软雅黑" w:hAnsi="微软雅黑" w:hint="eastAsia"/>
          <w:color w:val="000000"/>
          <w:sz w:val="21"/>
          <w:szCs w:val="21"/>
          <w:shd w:val="clear" w:color="auto" w:fill="FFFFFF"/>
        </w:rPr>
        <w:t>Madhukumar</w:t>
      </w:r>
      <w:proofErr w:type="spellEnd"/>
      <w:r>
        <w:rPr>
          <w:rFonts w:ascii="微软雅黑" w:eastAsia="微软雅黑" w:hAnsi="微软雅黑" w:hint="eastAsia"/>
          <w:color w:val="000000"/>
          <w:sz w:val="21"/>
          <w:szCs w:val="21"/>
          <w:shd w:val="clear" w:color="auto" w:fill="FFFFFF"/>
        </w:rPr>
        <w:t>, A. S. and</w:t>
      </w:r>
      <w:r>
        <w:rPr>
          <w:rFonts w:ascii="微软雅黑" w:eastAsia="微软雅黑" w:hAnsi="微软雅黑"/>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Vinod, P.</w:t>
      </w:r>
      <w:r w:rsidR="009C7D8F" w:rsidRPr="009C7D8F">
        <w:rPr>
          <w:color w:val="000000" w:themeColor="text1"/>
          <w:szCs w:val="24"/>
        </w:rPr>
        <w:t>. Cognitive Radio for Aeronautical Communications: A Survey[J]. IEEE Access, 2017, 4:3417-3443.</w:t>
      </w:r>
      <w:bookmarkEnd w:id="65"/>
    </w:p>
    <w:p w14:paraId="192AD077" w14:textId="77777777" w:rsidR="009C7D8F" w:rsidRPr="009C7D8F" w:rsidRDefault="009C7D8F" w:rsidP="009C7D8F">
      <w:pPr>
        <w:pStyle w:val="af8"/>
        <w:numPr>
          <w:ilvl w:val="0"/>
          <w:numId w:val="2"/>
        </w:numPr>
        <w:ind w:firstLineChars="0"/>
        <w:rPr>
          <w:color w:val="000000" w:themeColor="text1"/>
          <w:szCs w:val="24"/>
        </w:rPr>
      </w:pPr>
      <w:bookmarkStart w:id="66" w:name="_Ref535082147"/>
      <w:proofErr w:type="spellStart"/>
      <w:r w:rsidRPr="009C7D8F">
        <w:rPr>
          <w:color w:val="000000" w:themeColor="text1"/>
          <w:szCs w:val="24"/>
        </w:rPr>
        <w:t>Orfanus</w:t>
      </w:r>
      <w:proofErr w:type="spellEnd"/>
      <w:r w:rsidRPr="009C7D8F">
        <w:rPr>
          <w:color w:val="000000" w:themeColor="text1"/>
          <w:szCs w:val="24"/>
        </w:rPr>
        <w:t xml:space="preserve"> </w:t>
      </w:r>
      <w:proofErr w:type="gramStart"/>
      <w:r w:rsidRPr="009C7D8F">
        <w:rPr>
          <w:color w:val="000000" w:themeColor="text1"/>
          <w:szCs w:val="24"/>
        </w:rPr>
        <w:t>D ,</w:t>
      </w:r>
      <w:proofErr w:type="gramEnd"/>
      <w:r w:rsidRPr="009C7D8F">
        <w:rPr>
          <w:color w:val="000000" w:themeColor="text1"/>
          <w:szCs w:val="24"/>
        </w:rPr>
        <w:t xml:space="preserve"> Freitas E D , </w:t>
      </w:r>
      <w:proofErr w:type="spellStart"/>
      <w:r w:rsidRPr="009C7D8F">
        <w:rPr>
          <w:color w:val="000000" w:themeColor="text1"/>
          <w:szCs w:val="24"/>
        </w:rPr>
        <w:t>Eliassen</w:t>
      </w:r>
      <w:proofErr w:type="spellEnd"/>
      <w:r w:rsidRPr="009C7D8F">
        <w:rPr>
          <w:color w:val="000000" w:themeColor="text1"/>
          <w:szCs w:val="24"/>
        </w:rPr>
        <w:t xml:space="preserve"> F . Self-Organization as a Supporting Paradigm for Military UAV Relay Networks[J]. IEEE Communications Letters, 2016, 20(4):804-807.</w:t>
      </w:r>
      <w:bookmarkEnd w:id="66"/>
    </w:p>
    <w:p w14:paraId="1A8C3063" w14:textId="77777777" w:rsidR="009C7D8F" w:rsidRPr="009C7D8F" w:rsidRDefault="009C7D8F" w:rsidP="009C7D8F">
      <w:pPr>
        <w:pStyle w:val="af8"/>
        <w:numPr>
          <w:ilvl w:val="0"/>
          <w:numId w:val="2"/>
        </w:numPr>
        <w:ind w:firstLineChars="0"/>
        <w:rPr>
          <w:color w:val="000000" w:themeColor="text1"/>
          <w:szCs w:val="24"/>
        </w:rPr>
      </w:pPr>
      <w:bookmarkStart w:id="67" w:name="_Ref535082163"/>
      <w:r w:rsidRPr="009C7D8F">
        <w:rPr>
          <w:color w:val="000000" w:themeColor="text1"/>
          <w:szCs w:val="24"/>
        </w:rPr>
        <w:t xml:space="preserve">Gong </w:t>
      </w:r>
      <w:proofErr w:type="gramStart"/>
      <w:r w:rsidRPr="009C7D8F">
        <w:rPr>
          <w:color w:val="000000" w:themeColor="text1"/>
          <w:szCs w:val="24"/>
        </w:rPr>
        <w:t>Z ,</w:t>
      </w:r>
      <w:proofErr w:type="gramEnd"/>
      <w:r w:rsidRPr="009C7D8F">
        <w:rPr>
          <w:color w:val="000000" w:themeColor="text1"/>
          <w:szCs w:val="24"/>
        </w:rPr>
        <w:t xml:space="preserve"> </w:t>
      </w:r>
      <w:proofErr w:type="spellStart"/>
      <w:r w:rsidRPr="009C7D8F">
        <w:rPr>
          <w:color w:val="000000" w:themeColor="text1"/>
          <w:szCs w:val="24"/>
        </w:rPr>
        <w:t>Haenggi</w:t>
      </w:r>
      <w:proofErr w:type="spellEnd"/>
      <w:r w:rsidRPr="009C7D8F">
        <w:rPr>
          <w:color w:val="000000" w:themeColor="text1"/>
          <w:szCs w:val="24"/>
        </w:rPr>
        <w:t xml:space="preserve"> M . Interference and Outage in Mobile Random Networks: Expectation, Distribution, and Correlation[J]. IEEE Transactions on Mobile Computing, 2014, 13(2):337-349.</w:t>
      </w:r>
      <w:bookmarkEnd w:id="67"/>
    </w:p>
    <w:p w14:paraId="0F290090" w14:textId="77777777" w:rsidR="009C7D8F" w:rsidRPr="009C7D8F" w:rsidRDefault="009C7D8F" w:rsidP="009C7D8F">
      <w:pPr>
        <w:pStyle w:val="af8"/>
        <w:numPr>
          <w:ilvl w:val="0"/>
          <w:numId w:val="2"/>
        </w:numPr>
        <w:ind w:firstLineChars="0"/>
        <w:rPr>
          <w:color w:val="000000" w:themeColor="text1"/>
          <w:szCs w:val="24"/>
        </w:rPr>
      </w:pPr>
      <w:bookmarkStart w:id="68" w:name="_Ref535082283"/>
      <w:proofErr w:type="spellStart"/>
      <w:r w:rsidRPr="009C7D8F">
        <w:rPr>
          <w:color w:val="000000" w:themeColor="text1"/>
          <w:szCs w:val="24"/>
        </w:rPr>
        <w:t>Shobowale</w:t>
      </w:r>
      <w:proofErr w:type="spellEnd"/>
      <w:r w:rsidRPr="009C7D8F">
        <w:rPr>
          <w:color w:val="000000" w:themeColor="text1"/>
          <w:szCs w:val="24"/>
        </w:rPr>
        <w:t xml:space="preserve"> Y </w:t>
      </w:r>
      <w:proofErr w:type="gramStart"/>
      <w:r w:rsidRPr="009C7D8F">
        <w:rPr>
          <w:color w:val="000000" w:themeColor="text1"/>
          <w:szCs w:val="24"/>
        </w:rPr>
        <w:t>M ,</w:t>
      </w:r>
      <w:proofErr w:type="gramEnd"/>
      <w:r w:rsidRPr="009C7D8F">
        <w:rPr>
          <w:color w:val="000000" w:themeColor="text1"/>
          <w:szCs w:val="24"/>
        </w:rPr>
        <w:t xml:space="preserve"> </w:t>
      </w:r>
      <w:proofErr w:type="spellStart"/>
      <w:r w:rsidRPr="009C7D8F">
        <w:rPr>
          <w:color w:val="000000" w:themeColor="text1"/>
          <w:szCs w:val="24"/>
        </w:rPr>
        <w:t>Hamdi</w:t>
      </w:r>
      <w:proofErr w:type="spellEnd"/>
      <w:r w:rsidRPr="009C7D8F">
        <w:rPr>
          <w:color w:val="000000" w:themeColor="text1"/>
          <w:szCs w:val="24"/>
        </w:rPr>
        <w:t xml:space="preserve"> K A . A unified model for interference analysis in unlicensed frequency bands[J]. IEEE Transactions on Wireless Communications, 2009, 8(8):4004-4013.</w:t>
      </w:r>
      <w:bookmarkEnd w:id="68"/>
    </w:p>
    <w:p w14:paraId="33074970" w14:textId="4AE29171" w:rsidR="009C7D8F" w:rsidRPr="009C7D8F" w:rsidRDefault="009C7D8F" w:rsidP="009C7D8F">
      <w:pPr>
        <w:pStyle w:val="af8"/>
        <w:numPr>
          <w:ilvl w:val="0"/>
          <w:numId w:val="2"/>
        </w:numPr>
        <w:ind w:firstLineChars="0"/>
        <w:rPr>
          <w:color w:val="000000" w:themeColor="text1"/>
          <w:szCs w:val="24"/>
        </w:rPr>
      </w:pPr>
      <w:bookmarkStart w:id="69" w:name="_Ref535082364"/>
      <w:proofErr w:type="spellStart"/>
      <w:r w:rsidRPr="009C7D8F">
        <w:rPr>
          <w:color w:val="000000" w:themeColor="text1"/>
          <w:szCs w:val="24"/>
        </w:rPr>
        <w:t>Venkataraman</w:t>
      </w:r>
      <w:proofErr w:type="spellEnd"/>
      <w:r w:rsidRPr="009C7D8F">
        <w:rPr>
          <w:color w:val="000000" w:themeColor="text1"/>
          <w:szCs w:val="24"/>
        </w:rPr>
        <w:t xml:space="preserve"> </w:t>
      </w:r>
      <w:proofErr w:type="gramStart"/>
      <w:r w:rsidRPr="009C7D8F">
        <w:rPr>
          <w:color w:val="000000" w:themeColor="text1"/>
          <w:szCs w:val="24"/>
        </w:rPr>
        <w:t>J ,</w:t>
      </w:r>
      <w:proofErr w:type="gramEnd"/>
      <w:r w:rsidRPr="009C7D8F">
        <w:rPr>
          <w:color w:val="000000" w:themeColor="text1"/>
          <w:szCs w:val="24"/>
        </w:rPr>
        <w:t xml:space="preserve"> </w:t>
      </w:r>
      <w:proofErr w:type="spellStart"/>
      <w:r w:rsidRPr="009C7D8F">
        <w:rPr>
          <w:color w:val="000000" w:themeColor="text1"/>
          <w:szCs w:val="24"/>
        </w:rPr>
        <w:t>Haenggi</w:t>
      </w:r>
      <w:proofErr w:type="spellEnd"/>
      <w:r w:rsidRPr="009C7D8F">
        <w:rPr>
          <w:color w:val="000000" w:themeColor="text1"/>
          <w:szCs w:val="24"/>
        </w:rPr>
        <w:t xml:space="preserve"> M , Collins O . Shot Noise Models for Outage and Throughput Analyses in Wireless Ad Hoc Networks[C]// Military Communications Conference.</w:t>
      </w:r>
      <w:r w:rsidR="00B571F0" w:rsidRPr="00B571F0">
        <w:rPr>
          <w:rFonts w:ascii="微软雅黑" w:eastAsia="微软雅黑" w:hAnsi="微软雅黑" w:hint="eastAsia"/>
          <w:color w:val="000000"/>
          <w:sz w:val="27"/>
          <w:szCs w:val="27"/>
        </w:rPr>
        <w:t xml:space="preserve"> </w:t>
      </w:r>
      <w:r w:rsidR="00B571F0" w:rsidRPr="00B571F0">
        <w:rPr>
          <w:rFonts w:hint="eastAsia"/>
          <w:color w:val="000000" w:themeColor="text1"/>
          <w:szCs w:val="24"/>
        </w:rPr>
        <w:t>Washington, DC</w:t>
      </w:r>
      <w:r w:rsidRPr="009C7D8F">
        <w:rPr>
          <w:color w:val="000000" w:themeColor="text1"/>
          <w:szCs w:val="24"/>
        </w:rPr>
        <w:t>, 2006</w:t>
      </w:r>
      <w:bookmarkEnd w:id="69"/>
      <w:r w:rsidR="00DA020A">
        <w:rPr>
          <w:rFonts w:hint="eastAsia"/>
          <w:color w:val="000000" w:themeColor="text1"/>
          <w:szCs w:val="24"/>
        </w:rPr>
        <w:t>:</w:t>
      </w:r>
      <w:r w:rsidR="00DA020A">
        <w:rPr>
          <w:color w:val="000000" w:themeColor="text1"/>
          <w:szCs w:val="24"/>
        </w:rPr>
        <w:t>1-7</w:t>
      </w:r>
    </w:p>
    <w:p w14:paraId="39991F36" w14:textId="77777777" w:rsidR="009C7D8F" w:rsidRPr="009C7D8F" w:rsidRDefault="009C7D8F" w:rsidP="009C7D8F">
      <w:pPr>
        <w:pStyle w:val="af8"/>
        <w:numPr>
          <w:ilvl w:val="0"/>
          <w:numId w:val="2"/>
        </w:numPr>
        <w:ind w:firstLineChars="0"/>
        <w:rPr>
          <w:color w:val="000000" w:themeColor="text1"/>
          <w:szCs w:val="24"/>
        </w:rPr>
      </w:pPr>
      <w:bookmarkStart w:id="70" w:name="_Ref535082879"/>
      <w:r w:rsidRPr="009C7D8F">
        <w:rPr>
          <w:color w:val="000000" w:themeColor="text1"/>
          <w:szCs w:val="24"/>
        </w:rPr>
        <w:t xml:space="preserve">Jiang </w:t>
      </w:r>
      <w:proofErr w:type="gramStart"/>
      <w:r w:rsidRPr="009C7D8F">
        <w:rPr>
          <w:color w:val="000000" w:themeColor="text1"/>
          <w:szCs w:val="24"/>
        </w:rPr>
        <w:t>F ,</w:t>
      </w:r>
      <w:proofErr w:type="gramEnd"/>
      <w:r w:rsidRPr="009C7D8F">
        <w:rPr>
          <w:color w:val="000000" w:themeColor="text1"/>
          <w:szCs w:val="24"/>
        </w:rPr>
        <w:t xml:space="preserve"> </w:t>
      </w:r>
      <w:proofErr w:type="spellStart"/>
      <w:r w:rsidRPr="009C7D8F">
        <w:rPr>
          <w:color w:val="000000" w:themeColor="text1"/>
          <w:szCs w:val="24"/>
        </w:rPr>
        <w:t>Swindlehurst</w:t>
      </w:r>
      <w:proofErr w:type="spellEnd"/>
      <w:r w:rsidRPr="009C7D8F">
        <w:rPr>
          <w:color w:val="000000" w:themeColor="text1"/>
          <w:szCs w:val="24"/>
        </w:rPr>
        <w:t xml:space="preserve"> A L . Optimization of UAV Heading for the Ground-to-Air Uplink[J]. IEEE Journal on Selected Areas in Communications, 2012, 30(5):993-1005.</w:t>
      </w:r>
      <w:bookmarkEnd w:id="70"/>
    </w:p>
    <w:p w14:paraId="424F2612" w14:textId="0340034E" w:rsidR="009C7D8F" w:rsidRPr="009C7D8F" w:rsidRDefault="009C7D8F" w:rsidP="009C7D8F">
      <w:pPr>
        <w:pStyle w:val="af8"/>
        <w:numPr>
          <w:ilvl w:val="0"/>
          <w:numId w:val="2"/>
        </w:numPr>
        <w:ind w:firstLineChars="0"/>
        <w:rPr>
          <w:color w:val="000000" w:themeColor="text1"/>
          <w:szCs w:val="24"/>
        </w:rPr>
      </w:pPr>
      <w:r w:rsidRPr="009C7D8F">
        <w:rPr>
          <w:rFonts w:hint="eastAsia"/>
          <w:color w:val="000000" w:themeColor="text1"/>
          <w:szCs w:val="24"/>
        </w:rPr>
        <w:t xml:space="preserve">Zhan </w:t>
      </w:r>
      <w:proofErr w:type="gramStart"/>
      <w:r w:rsidRPr="009C7D8F">
        <w:rPr>
          <w:rFonts w:hint="eastAsia"/>
          <w:color w:val="000000" w:themeColor="text1"/>
          <w:szCs w:val="24"/>
        </w:rPr>
        <w:t>P ,</w:t>
      </w:r>
      <w:proofErr w:type="gramEnd"/>
      <w:r w:rsidRPr="009C7D8F">
        <w:rPr>
          <w:rFonts w:hint="eastAsia"/>
          <w:color w:val="000000" w:themeColor="text1"/>
          <w:szCs w:val="24"/>
        </w:rPr>
        <w:t xml:space="preserve"> Yu K , </w:t>
      </w:r>
      <w:proofErr w:type="spellStart"/>
      <w:r w:rsidRPr="009C7D8F">
        <w:rPr>
          <w:rFonts w:hint="eastAsia"/>
          <w:color w:val="000000" w:themeColor="text1"/>
          <w:szCs w:val="24"/>
        </w:rPr>
        <w:t>Swindlehurst</w:t>
      </w:r>
      <w:proofErr w:type="spellEnd"/>
      <w:r w:rsidRPr="009C7D8F">
        <w:rPr>
          <w:rFonts w:hint="eastAsia"/>
          <w:color w:val="000000" w:themeColor="text1"/>
          <w:szCs w:val="24"/>
        </w:rPr>
        <w:t xml:space="preserve"> A L . Wireless Relay Communications with Unmanned Aerial Vehicles: Performance and Optimization[J]. </w:t>
      </w:r>
      <w:r w:rsidR="00B571F0" w:rsidRPr="00F11D23">
        <w:rPr>
          <w:color w:val="000000" w:themeColor="text1"/>
          <w:szCs w:val="24"/>
        </w:rPr>
        <w:t>IEEE Transactions on Aerospace and Electronic Systems</w:t>
      </w:r>
      <w:r w:rsidRPr="009C7D8F">
        <w:rPr>
          <w:rFonts w:hint="eastAsia"/>
          <w:color w:val="000000" w:themeColor="text1"/>
          <w:szCs w:val="24"/>
        </w:rPr>
        <w:t>, 2011, 47(3):2068-2085.</w:t>
      </w:r>
    </w:p>
    <w:p w14:paraId="71745701" w14:textId="0627BC2E"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 </w:t>
      </w:r>
      <w:r w:rsidR="00DA020A" w:rsidRPr="00DA020A">
        <w:rPr>
          <w:rFonts w:hint="eastAsia"/>
          <w:color w:val="000000" w:themeColor="text1"/>
          <w:szCs w:val="24"/>
        </w:rPr>
        <w:t>Gupta</w:t>
      </w:r>
      <w:r w:rsidR="00EA64FF">
        <w:rPr>
          <w:color w:val="000000" w:themeColor="text1"/>
          <w:szCs w:val="24"/>
        </w:rPr>
        <w:t xml:space="preserve"> L</w:t>
      </w:r>
      <w:r w:rsidR="00DA020A" w:rsidRPr="00DA020A">
        <w:rPr>
          <w:rFonts w:hint="eastAsia"/>
          <w:color w:val="000000" w:themeColor="text1"/>
          <w:szCs w:val="24"/>
        </w:rPr>
        <w:t>, Jain</w:t>
      </w:r>
      <w:r w:rsidR="00EA64FF">
        <w:rPr>
          <w:color w:val="000000" w:themeColor="text1"/>
          <w:szCs w:val="24"/>
        </w:rPr>
        <w:t xml:space="preserve"> </w:t>
      </w:r>
      <w:r w:rsidR="00EA64FF">
        <w:rPr>
          <w:rFonts w:hint="eastAsia"/>
          <w:color w:val="000000" w:themeColor="text1"/>
          <w:szCs w:val="24"/>
        </w:rPr>
        <w:t>R</w:t>
      </w:r>
      <w:r w:rsidR="00EA64FF">
        <w:rPr>
          <w:color w:val="000000" w:themeColor="text1"/>
          <w:szCs w:val="24"/>
        </w:rPr>
        <w:t xml:space="preserve"> </w:t>
      </w:r>
      <w:r w:rsidR="00DA020A" w:rsidRPr="00DA020A">
        <w:rPr>
          <w:rFonts w:hint="eastAsia"/>
          <w:color w:val="000000" w:themeColor="text1"/>
          <w:szCs w:val="24"/>
        </w:rPr>
        <w:t xml:space="preserve">and </w:t>
      </w:r>
      <w:proofErr w:type="spellStart"/>
      <w:r w:rsidR="00DA020A" w:rsidRPr="00DA020A">
        <w:rPr>
          <w:rFonts w:hint="eastAsia"/>
          <w:color w:val="000000" w:themeColor="text1"/>
          <w:szCs w:val="24"/>
        </w:rPr>
        <w:t>Vaszkun</w:t>
      </w:r>
      <w:proofErr w:type="spellEnd"/>
      <w:r w:rsidR="00EA64FF">
        <w:rPr>
          <w:color w:val="000000" w:themeColor="text1"/>
          <w:szCs w:val="24"/>
        </w:rPr>
        <w:t xml:space="preserve"> </w:t>
      </w:r>
      <w:r w:rsidR="00EA64FF">
        <w:rPr>
          <w:rFonts w:hint="eastAsia"/>
          <w:color w:val="000000" w:themeColor="text1"/>
          <w:szCs w:val="24"/>
        </w:rPr>
        <w:t>G</w:t>
      </w:r>
      <w:r w:rsidR="00DA020A">
        <w:rPr>
          <w:color w:val="000000" w:themeColor="text1"/>
          <w:szCs w:val="24"/>
        </w:rPr>
        <w:t xml:space="preserve">. </w:t>
      </w:r>
      <w:r w:rsidR="00DA020A" w:rsidRPr="00DA020A">
        <w:rPr>
          <w:rFonts w:hint="eastAsia"/>
          <w:color w:val="000000" w:themeColor="text1"/>
          <w:szCs w:val="24"/>
        </w:rPr>
        <w:t>Survey of Important Issues in UAV Communication Networks</w:t>
      </w:r>
      <w:r w:rsidR="00DA020A">
        <w:rPr>
          <w:color w:val="000000" w:themeColor="text1"/>
          <w:szCs w:val="24"/>
        </w:rPr>
        <w:t>[J].</w:t>
      </w:r>
      <w:r w:rsidR="00DA020A" w:rsidRPr="00DA020A">
        <w:rPr>
          <w:rFonts w:hint="eastAsia"/>
          <w:color w:val="000000" w:themeColor="text1"/>
          <w:szCs w:val="24"/>
        </w:rPr>
        <w:t> </w:t>
      </w:r>
      <w:r w:rsidR="00DA020A" w:rsidRPr="00DA020A">
        <w:rPr>
          <w:rFonts w:hint="eastAsia"/>
          <w:iCs/>
          <w:color w:val="000000" w:themeColor="text1"/>
          <w:szCs w:val="24"/>
        </w:rPr>
        <w:t>IEEE Communications Surveys &amp; Tutorials</w:t>
      </w:r>
      <w:r w:rsidR="00DA020A" w:rsidRPr="00DA020A">
        <w:rPr>
          <w:rFonts w:hint="eastAsia"/>
          <w:color w:val="000000" w:themeColor="text1"/>
          <w:szCs w:val="24"/>
        </w:rPr>
        <w:t>, 2016</w:t>
      </w:r>
      <w:r w:rsidR="00EA64FF">
        <w:rPr>
          <w:color w:val="000000" w:themeColor="text1"/>
          <w:szCs w:val="24"/>
        </w:rPr>
        <w:t>, 18(2)</w:t>
      </w:r>
      <w:r w:rsidR="00DA020A">
        <w:rPr>
          <w:color w:val="000000" w:themeColor="text1"/>
          <w:szCs w:val="24"/>
        </w:rPr>
        <w:t>:</w:t>
      </w:r>
      <w:r w:rsidR="00DA020A" w:rsidRPr="00DA020A">
        <w:rPr>
          <w:rFonts w:hint="eastAsia"/>
          <w:color w:val="000000" w:themeColor="text1"/>
          <w:szCs w:val="24"/>
        </w:rPr>
        <w:t xml:space="preserve"> 1123-1152</w:t>
      </w:r>
    </w:p>
    <w:p w14:paraId="24F81636" w14:textId="6D7A4AC0" w:rsidR="00CE17C4" w:rsidRDefault="00CE17C4" w:rsidP="009C7D8F">
      <w:pPr>
        <w:pStyle w:val="af8"/>
        <w:numPr>
          <w:ilvl w:val="0"/>
          <w:numId w:val="2"/>
        </w:numPr>
        <w:ind w:firstLineChars="0"/>
        <w:rPr>
          <w:color w:val="000000" w:themeColor="text1"/>
          <w:szCs w:val="24"/>
        </w:rPr>
      </w:pPr>
      <w:bookmarkStart w:id="71" w:name="_Ref535084692"/>
      <w:r w:rsidRPr="00CE17C4">
        <w:rPr>
          <w:rFonts w:hint="eastAsia"/>
          <w:color w:val="000000" w:themeColor="text1"/>
          <w:szCs w:val="24"/>
        </w:rPr>
        <w:t>Feng</w:t>
      </w:r>
      <w:r w:rsidR="00EA64FF">
        <w:rPr>
          <w:color w:val="000000" w:themeColor="text1"/>
          <w:szCs w:val="24"/>
        </w:rPr>
        <w:t xml:space="preserve"> </w:t>
      </w:r>
      <w:r w:rsidR="00EA64FF">
        <w:rPr>
          <w:rFonts w:hint="eastAsia"/>
          <w:color w:val="000000" w:themeColor="text1"/>
          <w:szCs w:val="24"/>
        </w:rPr>
        <w:t>Q</w:t>
      </w:r>
      <w:r w:rsidR="00EA64FF">
        <w:rPr>
          <w:color w:val="000000" w:themeColor="text1"/>
          <w:szCs w:val="24"/>
        </w:rPr>
        <w:t xml:space="preserve">, </w:t>
      </w:r>
      <w:proofErr w:type="spellStart"/>
      <w:r w:rsidRPr="00CE17C4">
        <w:rPr>
          <w:rFonts w:hint="eastAsia"/>
          <w:color w:val="000000" w:themeColor="text1"/>
          <w:szCs w:val="24"/>
        </w:rPr>
        <w:t>Tameh</w:t>
      </w:r>
      <w:proofErr w:type="spellEnd"/>
      <w:r w:rsidR="00EA64FF">
        <w:rPr>
          <w:color w:val="000000" w:themeColor="text1"/>
          <w:szCs w:val="24"/>
        </w:rPr>
        <w:t xml:space="preserve"> </w:t>
      </w:r>
      <w:r w:rsidR="00EA64FF">
        <w:rPr>
          <w:rFonts w:hint="eastAsia"/>
          <w:color w:val="000000" w:themeColor="text1"/>
          <w:szCs w:val="24"/>
        </w:rPr>
        <w:t>E</w:t>
      </w:r>
      <w:r w:rsidRPr="00CE17C4">
        <w:rPr>
          <w:rFonts w:hint="eastAsia"/>
          <w:color w:val="000000" w:themeColor="text1"/>
          <w:szCs w:val="24"/>
        </w:rPr>
        <w:t>, Nix</w:t>
      </w:r>
      <w:r w:rsidR="00EA64FF">
        <w:rPr>
          <w:color w:val="000000" w:themeColor="text1"/>
          <w:szCs w:val="24"/>
        </w:rPr>
        <w:t xml:space="preserve"> </w:t>
      </w:r>
      <w:r w:rsidR="00EA64FF">
        <w:rPr>
          <w:rFonts w:hint="eastAsia"/>
          <w:color w:val="000000" w:themeColor="text1"/>
          <w:szCs w:val="24"/>
        </w:rPr>
        <w:t>A</w:t>
      </w:r>
      <w:r w:rsidRPr="00CE17C4">
        <w:rPr>
          <w:rFonts w:hint="eastAsia"/>
          <w:color w:val="000000" w:themeColor="text1"/>
          <w:szCs w:val="24"/>
        </w:rPr>
        <w:t xml:space="preserve"> and McGeehan</w:t>
      </w:r>
      <w:r w:rsidR="00EA64FF">
        <w:rPr>
          <w:color w:val="000000" w:themeColor="text1"/>
          <w:szCs w:val="24"/>
        </w:rPr>
        <w:t xml:space="preserve"> </w:t>
      </w:r>
      <w:r w:rsidR="00EA64FF">
        <w:rPr>
          <w:rFonts w:hint="eastAsia"/>
          <w:color w:val="000000" w:themeColor="text1"/>
          <w:szCs w:val="24"/>
        </w:rPr>
        <w:t>J</w:t>
      </w:r>
      <w:r>
        <w:rPr>
          <w:color w:val="000000" w:themeColor="text1"/>
          <w:szCs w:val="24"/>
        </w:rPr>
        <w:t xml:space="preserve">. </w:t>
      </w:r>
      <w:r w:rsidRPr="00CE17C4">
        <w:rPr>
          <w:rFonts w:hint="eastAsia"/>
          <w:color w:val="000000" w:themeColor="text1"/>
          <w:szCs w:val="24"/>
        </w:rPr>
        <w:t xml:space="preserve">WLCp2-06: Modelling the Likelihood </w:t>
      </w:r>
      <w:r w:rsidRPr="00CE17C4">
        <w:rPr>
          <w:rFonts w:hint="eastAsia"/>
          <w:color w:val="000000" w:themeColor="text1"/>
          <w:szCs w:val="24"/>
        </w:rPr>
        <w:lastRenderedPageBreak/>
        <w:t>of Line-of-Sight for Air-to-Ground Radio Propagation in Urban Environments</w:t>
      </w:r>
      <w:r>
        <w:rPr>
          <w:color w:val="000000" w:themeColor="text1"/>
          <w:szCs w:val="24"/>
        </w:rPr>
        <w:t xml:space="preserve">[C]// </w:t>
      </w:r>
      <w:r w:rsidRPr="00CE17C4">
        <w:rPr>
          <w:rFonts w:hint="eastAsia"/>
          <w:iCs/>
          <w:color w:val="000000" w:themeColor="text1"/>
          <w:szCs w:val="24"/>
        </w:rPr>
        <w:t xml:space="preserve">IEEE </w:t>
      </w:r>
      <w:proofErr w:type="spellStart"/>
      <w:r w:rsidRPr="00CE17C4">
        <w:rPr>
          <w:rFonts w:hint="eastAsia"/>
          <w:iCs/>
          <w:color w:val="000000" w:themeColor="text1"/>
          <w:szCs w:val="24"/>
        </w:rPr>
        <w:t>Globecom</w:t>
      </w:r>
      <w:proofErr w:type="spellEnd"/>
      <w:r w:rsidRPr="00CE17C4">
        <w:rPr>
          <w:rFonts w:hint="eastAsia"/>
          <w:iCs/>
          <w:color w:val="000000" w:themeColor="text1"/>
          <w:szCs w:val="24"/>
        </w:rPr>
        <w:t xml:space="preserve"> 2006</w:t>
      </w:r>
      <w:r w:rsidRPr="00CE17C4">
        <w:rPr>
          <w:rFonts w:hint="eastAsia"/>
          <w:color w:val="000000" w:themeColor="text1"/>
          <w:szCs w:val="24"/>
        </w:rPr>
        <w:t>, San Francisco, CA, 2006, pp. 1-5</w:t>
      </w:r>
      <w:r w:rsidRPr="00CE17C4">
        <w:rPr>
          <w:color w:val="000000" w:themeColor="text1"/>
          <w:szCs w:val="24"/>
        </w:rPr>
        <w:t xml:space="preserve"> </w:t>
      </w:r>
    </w:p>
    <w:p w14:paraId="41E78307" w14:textId="34B92D72" w:rsidR="009C7D8F" w:rsidRPr="009C7D8F" w:rsidRDefault="00EA64FF" w:rsidP="009C7D8F">
      <w:pPr>
        <w:pStyle w:val="af8"/>
        <w:numPr>
          <w:ilvl w:val="0"/>
          <w:numId w:val="2"/>
        </w:numPr>
        <w:ind w:firstLineChars="0"/>
        <w:rPr>
          <w:color w:val="000000" w:themeColor="text1"/>
          <w:szCs w:val="24"/>
        </w:rPr>
      </w:pPr>
      <w:r>
        <w:rPr>
          <w:rFonts w:ascii="微软雅黑" w:eastAsia="微软雅黑" w:hAnsi="微软雅黑" w:hint="eastAsia"/>
          <w:color w:val="000000"/>
          <w:sz w:val="21"/>
          <w:szCs w:val="21"/>
          <w:shd w:val="clear" w:color="auto" w:fill="FFFFFF"/>
        </w:rPr>
        <w:t xml:space="preserve">Feng, </w:t>
      </w:r>
      <w:proofErr w:type="gramStart"/>
      <w:r>
        <w:rPr>
          <w:rFonts w:ascii="微软雅黑" w:eastAsia="微软雅黑" w:hAnsi="微软雅黑" w:hint="eastAsia"/>
          <w:color w:val="000000"/>
          <w:sz w:val="21"/>
          <w:szCs w:val="21"/>
          <w:shd w:val="clear" w:color="auto" w:fill="FFFFFF"/>
        </w:rPr>
        <w:t>Q.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Mcgeehan</w:t>
      </w:r>
      <w:proofErr w:type="spellEnd"/>
      <w:r>
        <w:rPr>
          <w:rFonts w:ascii="微软雅黑" w:eastAsia="微软雅黑" w:hAnsi="微软雅黑" w:hint="eastAsia"/>
          <w:color w:val="000000"/>
          <w:sz w:val="21"/>
          <w:szCs w:val="21"/>
          <w:shd w:val="clear" w:color="auto" w:fill="FFFFFF"/>
        </w:rPr>
        <w:t xml:space="preserve">, J. , </w:t>
      </w:r>
      <w:proofErr w:type="spellStart"/>
      <w:r>
        <w:rPr>
          <w:rFonts w:ascii="微软雅黑" w:eastAsia="微软雅黑" w:hAnsi="微软雅黑" w:hint="eastAsia"/>
          <w:color w:val="000000"/>
          <w:sz w:val="21"/>
          <w:szCs w:val="21"/>
          <w:shd w:val="clear" w:color="auto" w:fill="FFFFFF"/>
        </w:rPr>
        <w:t>Tameh</w:t>
      </w:r>
      <w:proofErr w:type="spellEnd"/>
      <w:r>
        <w:rPr>
          <w:rFonts w:ascii="微软雅黑" w:eastAsia="微软雅黑" w:hAnsi="微软雅黑" w:hint="eastAsia"/>
          <w:color w:val="000000"/>
          <w:sz w:val="21"/>
          <w:szCs w:val="21"/>
          <w:shd w:val="clear" w:color="auto" w:fill="FFFFFF"/>
        </w:rPr>
        <w:t xml:space="preserve">, E. K. </w:t>
      </w:r>
      <w:r>
        <w:rPr>
          <w:rFonts w:ascii="微软雅黑" w:eastAsia="微软雅黑" w:hAnsi="微软雅黑"/>
          <w:color w:val="000000"/>
          <w:sz w:val="21"/>
          <w:szCs w:val="21"/>
          <w:shd w:val="clear" w:color="auto" w:fill="FFFFFF"/>
        </w:rPr>
        <w:t xml:space="preserve">and </w:t>
      </w:r>
      <w:r>
        <w:rPr>
          <w:rFonts w:ascii="微软雅黑" w:eastAsia="微软雅黑" w:hAnsi="微软雅黑" w:hint="eastAsia"/>
          <w:color w:val="000000"/>
          <w:sz w:val="21"/>
          <w:szCs w:val="21"/>
          <w:shd w:val="clear" w:color="auto" w:fill="FFFFFF"/>
        </w:rPr>
        <w:t>Nix, A. R.</w:t>
      </w:r>
      <w:r w:rsidR="009C7D8F" w:rsidRPr="009C7D8F">
        <w:rPr>
          <w:rFonts w:hint="eastAsia"/>
          <w:color w:val="000000" w:themeColor="text1"/>
          <w:szCs w:val="24"/>
        </w:rPr>
        <w:t xml:space="preserve"> Path Loss Models for Air-to-Ground Radio Channels in Urban Environments[C]// </w:t>
      </w:r>
      <w:r w:rsidRPr="00EA64FF">
        <w:rPr>
          <w:rFonts w:hint="eastAsia"/>
          <w:iCs/>
          <w:color w:val="000000" w:themeColor="text1"/>
          <w:szCs w:val="24"/>
        </w:rPr>
        <w:t>2006 IEEE 63rd Vehicular Technology Conference</w:t>
      </w:r>
      <w:r w:rsidRPr="00EA64FF">
        <w:rPr>
          <w:rFonts w:hint="eastAsia"/>
          <w:color w:val="000000" w:themeColor="text1"/>
          <w:szCs w:val="24"/>
        </w:rPr>
        <w:t>, Melbourne</w:t>
      </w:r>
      <w:r>
        <w:rPr>
          <w:color w:val="000000" w:themeColor="text1"/>
          <w:szCs w:val="24"/>
        </w:rPr>
        <w:t>,</w:t>
      </w:r>
      <w:r w:rsidR="009C7D8F" w:rsidRPr="009C7D8F">
        <w:rPr>
          <w:rFonts w:hint="eastAsia"/>
          <w:color w:val="000000" w:themeColor="text1"/>
          <w:szCs w:val="24"/>
        </w:rPr>
        <w:t xml:space="preserve"> 2006</w:t>
      </w:r>
      <w:r w:rsidR="00CE17C4">
        <w:rPr>
          <w:color w:val="000000" w:themeColor="text1"/>
          <w:szCs w:val="24"/>
        </w:rPr>
        <w:t>:2901-2905</w:t>
      </w:r>
      <w:r>
        <w:rPr>
          <w:color w:val="000000" w:themeColor="text1"/>
          <w:szCs w:val="24"/>
        </w:rPr>
        <w:t>.</w:t>
      </w:r>
    </w:p>
    <w:p w14:paraId="699A8E3D" w14:textId="5E325BD3"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 </w:t>
      </w:r>
      <w:r w:rsidR="00B571F0">
        <w:rPr>
          <w:rFonts w:ascii="微软雅黑" w:eastAsia="微软雅黑" w:hAnsi="微软雅黑" w:hint="eastAsia"/>
          <w:color w:val="000000"/>
          <w:sz w:val="21"/>
          <w:szCs w:val="21"/>
          <w:shd w:val="clear" w:color="auto" w:fill="FFFFFF"/>
        </w:rPr>
        <w:t xml:space="preserve">Weber, S. </w:t>
      </w:r>
      <w:proofErr w:type="gramStart"/>
      <w:r w:rsidR="00B571F0">
        <w:rPr>
          <w:rFonts w:ascii="微软雅黑" w:eastAsia="微软雅黑" w:hAnsi="微软雅黑" w:hint="eastAsia"/>
          <w:color w:val="000000"/>
          <w:sz w:val="21"/>
          <w:szCs w:val="21"/>
          <w:shd w:val="clear" w:color="auto" w:fill="FFFFFF"/>
        </w:rPr>
        <w:t>P. ,</w:t>
      </w:r>
      <w:proofErr w:type="gramEnd"/>
      <w:r w:rsidR="00B571F0">
        <w:rPr>
          <w:rFonts w:ascii="微软雅黑" w:eastAsia="微软雅黑" w:hAnsi="微软雅黑" w:hint="eastAsia"/>
          <w:color w:val="000000"/>
          <w:sz w:val="21"/>
          <w:szCs w:val="21"/>
          <w:shd w:val="clear" w:color="auto" w:fill="FFFFFF"/>
        </w:rPr>
        <w:t xml:space="preserve"> Yang, X. , Andrews, J. G. , and</w:t>
      </w:r>
      <w:r w:rsidR="00B571F0">
        <w:rPr>
          <w:rFonts w:ascii="微软雅黑" w:eastAsia="微软雅黑" w:hAnsi="微软雅黑"/>
          <w:color w:val="000000"/>
          <w:sz w:val="21"/>
          <w:szCs w:val="21"/>
          <w:shd w:val="clear" w:color="auto" w:fill="FFFFFF"/>
        </w:rPr>
        <w:t xml:space="preserve"> </w:t>
      </w:r>
      <w:r w:rsidR="00B571F0">
        <w:rPr>
          <w:rFonts w:ascii="微软雅黑" w:eastAsia="微软雅黑" w:hAnsi="微软雅黑" w:hint="eastAsia"/>
          <w:color w:val="000000"/>
          <w:sz w:val="21"/>
          <w:szCs w:val="21"/>
          <w:shd w:val="clear" w:color="auto" w:fill="FFFFFF"/>
        </w:rPr>
        <w:t xml:space="preserve">De </w:t>
      </w:r>
      <w:proofErr w:type="spellStart"/>
      <w:r w:rsidR="00B571F0">
        <w:rPr>
          <w:rFonts w:ascii="微软雅黑" w:eastAsia="微软雅黑" w:hAnsi="微软雅黑" w:hint="eastAsia"/>
          <w:color w:val="000000"/>
          <w:sz w:val="21"/>
          <w:szCs w:val="21"/>
          <w:shd w:val="clear" w:color="auto" w:fill="FFFFFF"/>
        </w:rPr>
        <w:t>Veciana</w:t>
      </w:r>
      <w:proofErr w:type="spellEnd"/>
      <w:r w:rsidR="00B571F0">
        <w:rPr>
          <w:rFonts w:ascii="微软雅黑" w:eastAsia="微软雅黑" w:hAnsi="微软雅黑" w:hint="eastAsia"/>
          <w:color w:val="000000"/>
          <w:sz w:val="21"/>
          <w:szCs w:val="21"/>
          <w:shd w:val="clear" w:color="auto" w:fill="FFFFFF"/>
        </w:rPr>
        <w:t>, G</w:t>
      </w:r>
      <w:r w:rsidRPr="009C7D8F">
        <w:rPr>
          <w:color w:val="000000" w:themeColor="text1"/>
          <w:szCs w:val="24"/>
        </w:rPr>
        <w:t>. Transmission capacity of wireless ad hoc networks with outage constraints[J]. IEEE Transactions on Information Theory, 2005, 51(12):4091-4102.</w:t>
      </w:r>
      <w:bookmarkEnd w:id="71"/>
    </w:p>
    <w:p w14:paraId="694FAD2C" w14:textId="2F1A10ED" w:rsidR="009C7D8F" w:rsidRPr="009C7D8F" w:rsidRDefault="009C7D8F" w:rsidP="009C7D8F">
      <w:pPr>
        <w:pStyle w:val="af8"/>
        <w:numPr>
          <w:ilvl w:val="0"/>
          <w:numId w:val="2"/>
        </w:numPr>
        <w:ind w:firstLineChars="0"/>
        <w:rPr>
          <w:color w:val="000000" w:themeColor="text1"/>
          <w:szCs w:val="24"/>
        </w:rPr>
      </w:pPr>
      <w:bookmarkStart w:id="72" w:name="_Ref535084736"/>
      <w:proofErr w:type="spellStart"/>
      <w:r w:rsidRPr="009C7D8F">
        <w:rPr>
          <w:color w:val="000000" w:themeColor="text1"/>
          <w:szCs w:val="24"/>
        </w:rPr>
        <w:t>Yaacoub</w:t>
      </w:r>
      <w:proofErr w:type="spellEnd"/>
      <w:r w:rsidRPr="009C7D8F">
        <w:rPr>
          <w:color w:val="000000" w:themeColor="text1"/>
          <w:szCs w:val="24"/>
        </w:rPr>
        <w:t xml:space="preserve"> </w:t>
      </w:r>
      <w:proofErr w:type="gramStart"/>
      <w:r w:rsidRPr="009C7D8F">
        <w:rPr>
          <w:color w:val="000000" w:themeColor="text1"/>
          <w:szCs w:val="24"/>
        </w:rPr>
        <w:t>E ,</w:t>
      </w:r>
      <w:proofErr w:type="gramEnd"/>
      <w:r w:rsidRPr="009C7D8F">
        <w:rPr>
          <w:color w:val="000000" w:themeColor="text1"/>
          <w:szCs w:val="24"/>
        </w:rPr>
        <w:t xml:space="preserve"> </w:t>
      </w:r>
      <w:proofErr w:type="spellStart"/>
      <w:r w:rsidRPr="009C7D8F">
        <w:rPr>
          <w:color w:val="000000" w:themeColor="text1"/>
          <w:szCs w:val="24"/>
        </w:rPr>
        <w:t>Kubbar</w:t>
      </w:r>
      <w:proofErr w:type="spellEnd"/>
      <w:r w:rsidRPr="009C7D8F">
        <w:rPr>
          <w:color w:val="000000" w:themeColor="text1"/>
          <w:szCs w:val="24"/>
        </w:rPr>
        <w:t xml:space="preserve"> O . Energy-efficient Device-to-Device communications in LTE public safety networks[C]// </w:t>
      </w:r>
      <w:r w:rsidR="00EA64FF" w:rsidRPr="00EA64FF">
        <w:rPr>
          <w:rFonts w:hint="eastAsia"/>
          <w:iCs/>
          <w:color w:val="000000" w:themeColor="text1"/>
          <w:szCs w:val="24"/>
        </w:rPr>
        <w:t xml:space="preserve">2012 IEEE </w:t>
      </w:r>
      <w:proofErr w:type="spellStart"/>
      <w:r w:rsidR="00EA64FF" w:rsidRPr="00EA64FF">
        <w:rPr>
          <w:rFonts w:hint="eastAsia"/>
          <w:iCs/>
          <w:color w:val="000000" w:themeColor="text1"/>
          <w:szCs w:val="24"/>
        </w:rPr>
        <w:t>Globecom</w:t>
      </w:r>
      <w:proofErr w:type="spellEnd"/>
      <w:r w:rsidR="00EA64FF" w:rsidRPr="00EA64FF">
        <w:rPr>
          <w:rFonts w:hint="eastAsia"/>
          <w:iCs/>
          <w:color w:val="000000" w:themeColor="text1"/>
          <w:szCs w:val="24"/>
        </w:rPr>
        <w:t xml:space="preserve"> Workshops</w:t>
      </w:r>
      <w:r w:rsidR="00EA64FF">
        <w:rPr>
          <w:color w:val="000000" w:themeColor="text1"/>
          <w:szCs w:val="24"/>
        </w:rPr>
        <w:t xml:space="preserve">, </w:t>
      </w:r>
      <w:r w:rsidR="00EA64FF" w:rsidRPr="00EA64FF">
        <w:rPr>
          <w:rFonts w:hint="eastAsia"/>
          <w:color w:val="000000" w:themeColor="text1"/>
          <w:szCs w:val="24"/>
        </w:rPr>
        <w:t>Anaheim, CA</w:t>
      </w:r>
      <w:r w:rsidR="00EA64FF" w:rsidRPr="00EA64FF">
        <w:rPr>
          <w:color w:val="000000" w:themeColor="text1"/>
          <w:szCs w:val="24"/>
        </w:rPr>
        <w:t xml:space="preserve"> </w:t>
      </w:r>
      <w:r w:rsidRPr="009C7D8F">
        <w:rPr>
          <w:color w:val="000000" w:themeColor="text1"/>
          <w:szCs w:val="24"/>
        </w:rPr>
        <w:t>201</w:t>
      </w:r>
      <w:bookmarkEnd w:id="72"/>
      <w:r w:rsidR="00EA64FF">
        <w:rPr>
          <w:color w:val="000000" w:themeColor="text1"/>
          <w:szCs w:val="24"/>
        </w:rPr>
        <w:t>2</w:t>
      </w:r>
      <w:r w:rsidR="00CE17C4">
        <w:rPr>
          <w:color w:val="000000" w:themeColor="text1"/>
          <w:szCs w:val="24"/>
        </w:rPr>
        <w:t>:391-395</w:t>
      </w:r>
    </w:p>
    <w:p w14:paraId="30B36A38" w14:textId="7B4B0388" w:rsidR="009C7D8F" w:rsidRPr="009C7D8F" w:rsidRDefault="00B571F0" w:rsidP="009C7D8F">
      <w:pPr>
        <w:pStyle w:val="af8"/>
        <w:numPr>
          <w:ilvl w:val="0"/>
          <w:numId w:val="2"/>
        </w:numPr>
        <w:ind w:firstLineChars="0"/>
        <w:rPr>
          <w:color w:val="000000" w:themeColor="text1"/>
          <w:szCs w:val="24"/>
        </w:rPr>
      </w:pPr>
      <w:proofErr w:type="spellStart"/>
      <w:r w:rsidRPr="00B571F0">
        <w:rPr>
          <w:rFonts w:ascii="微软雅黑" w:eastAsia="微软雅黑" w:hAnsi="微软雅黑" w:cs="Times New Roman" w:hint="eastAsia"/>
          <w:color w:val="000000"/>
          <w:sz w:val="21"/>
          <w:szCs w:val="21"/>
          <w:shd w:val="clear" w:color="auto" w:fill="FFFFFF"/>
        </w:rPr>
        <w:t>Mozaffari</w:t>
      </w:r>
      <w:proofErr w:type="spellEnd"/>
      <w:r w:rsidRPr="00B571F0">
        <w:rPr>
          <w:rFonts w:ascii="微软雅黑" w:eastAsia="微软雅黑" w:hAnsi="微软雅黑" w:cs="Times New Roman" w:hint="eastAsia"/>
          <w:color w:val="000000"/>
          <w:sz w:val="21"/>
          <w:szCs w:val="21"/>
          <w:shd w:val="clear" w:color="auto" w:fill="FFFFFF"/>
        </w:rPr>
        <w:t xml:space="preserve">, </w:t>
      </w:r>
      <w:proofErr w:type="gramStart"/>
      <w:r w:rsidRPr="00B571F0">
        <w:rPr>
          <w:rFonts w:ascii="微软雅黑" w:eastAsia="微软雅黑" w:hAnsi="微软雅黑" w:cs="Times New Roman" w:hint="eastAsia"/>
          <w:color w:val="000000"/>
          <w:sz w:val="21"/>
          <w:szCs w:val="21"/>
          <w:shd w:val="clear" w:color="auto" w:fill="FFFFFF"/>
        </w:rPr>
        <w:t>M. ,</w:t>
      </w:r>
      <w:proofErr w:type="gramEnd"/>
      <w:r w:rsidRPr="00B571F0">
        <w:rPr>
          <w:rFonts w:ascii="微软雅黑" w:eastAsia="微软雅黑" w:hAnsi="微软雅黑" w:cs="Times New Roman" w:hint="eastAsia"/>
          <w:color w:val="000000"/>
          <w:sz w:val="21"/>
          <w:szCs w:val="21"/>
          <w:shd w:val="clear" w:color="auto" w:fill="FFFFFF"/>
        </w:rPr>
        <w:t xml:space="preserve"> </w:t>
      </w:r>
      <w:proofErr w:type="spellStart"/>
      <w:r w:rsidRPr="00B571F0">
        <w:rPr>
          <w:rFonts w:ascii="微软雅黑" w:eastAsia="微软雅黑" w:hAnsi="微软雅黑" w:cs="Times New Roman" w:hint="eastAsia"/>
          <w:color w:val="000000"/>
          <w:sz w:val="21"/>
          <w:szCs w:val="21"/>
          <w:shd w:val="clear" w:color="auto" w:fill="FFFFFF"/>
        </w:rPr>
        <w:t>Saad</w:t>
      </w:r>
      <w:proofErr w:type="spellEnd"/>
      <w:r w:rsidRPr="00B571F0">
        <w:rPr>
          <w:rFonts w:ascii="微软雅黑" w:eastAsia="微软雅黑" w:hAnsi="微软雅黑" w:cs="Times New Roman" w:hint="eastAsia"/>
          <w:color w:val="000000"/>
          <w:sz w:val="21"/>
          <w:szCs w:val="21"/>
          <w:shd w:val="clear" w:color="auto" w:fill="FFFFFF"/>
        </w:rPr>
        <w:t xml:space="preserve">, W. , Bennis, M. </w:t>
      </w:r>
      <w:r>
        <w:rPr>
          <w:rFonts w:ascii="微软雅黑" w:eastAsia="微软雅黑" w:hAnsi="微软雅黑" w:cs="Times New Roman" w:hint="eastAsia"/>
          <w:color w:val="000000"/>
          <w:sz w:val="21"/>
          <w:szCs w:val="21"/>
          <w:shd w:val="clear" w:color="auto" w:fill="FFFFFF"/>
        </w:rPr>
        <w:t>and</w:t>
      </w:r>
      <w:r>
        <w:rPr>
          <w:rFonts w:ascii="微软雅黑" w:eastAsia="微软雅黑" w:hAnsi="微软雅黑" w:cs="Times New Roman"/>
          <w:color w:val="000000"/>
          <w:sz w:val="21"/>
          <w:szCs w:val="21"/>
          <w:shd w:val="clear" w:color="auto" w:fill="FFFFFF"/>
        </w:rPr>
        <w:t xml:space="preserve"> </w:t>
      </w:r>
      <w:proofErr w:type="spellStart"/>
      <w:r w:rsidRPr="00B571F0">
        <w:rPr>
          <w:rFonts w:ascii="微软雅黑" w:eastAsia="微软雅黑" w:hAnsi="微软雅黑" w:cs="Times New Roman" w:hint="eastAsia"/>
          <w:color w:val="000000"/>
          <w:sz w:val="21"/>
          <w:szCs w:val="21"/>
          <w:shd w:val="clear" w:color="auto" w:fill="FFFFFF"/>
        </w:rPr>
        <w:t>Debbah</w:t>
      </w:r>
      <w:proofErr w:type="spellEnd"/>
      <w:r w:rsidRPr="00B571F0">
        <w:rPr>
          <w:rFonts w:ascii="微软雅黑" w:eastAsia="微软雅黑" w:hAnsi="微软雅黑" w:cs="Times New Roman" w:hint="eastAsia"/>
          <w:color w:val="000000"/>
          <w:sz w:val="21"/>
          <w:szCs w:val="21"/>
          <w:shd w:val="clear" w:color="auto" w:fill="FFFFFF"/>
        </w:rPr>
        <w:t>, M.</w:t>
      </w:r>
      <w:r w:rsidR="009C7D8F" w:rsidRPr="009C7D8F">
        <w:rPr>
          <w:color w:val="000000" w:themeColor="text1"/>
          <w:szCs w:val="24"/>
        </w:rPr>
        <w:t xml:space="preserve"> Optimal transport theory for power-efficient deployment of unmanned aerial vehicles[C]// </w:t>
      </w:r>
      <w:r w:rsidR="00EA64FF" w:rsidRPr="00EA64FF">
        <w:rPr>
          <w:rFonts w:hint="eastAsia"/>
          <w:color w:val="000000" w:themeColor="text1"/>
          <w:szCs w:val="24"/>
        </w:rPr>
        <w:t> </w:t>
      </w:r>
      <w:r w:rsidR="00EA64FF" w:rsidRPr="00EA64FF">
        <w:rPr>
          <w:rFonts w:hint="eastAsia"/>
          <w:iCs/>
          <w:color w:val="000000" w:themeColor="text1"/>
          <w:szCs w:val="24"/>
        </w:rPr>
        <w:t>2016 IEEE International Conference on Communications (ICC)</w:t>
      </w:r>
      <w:r w:rsidR="00EA64FF" w:rsidRPr="00EA64FF">
        <w:rPr>
          <w:rFonts w:hint="eastAsia"/>
          <w:color w:val="000000" w:themeColor="text1"/>
          <w:szCs w:val="24"/>
        </w:rPr>
        <w:t>, Kuala Lumpur</w:t>
      </w:r>
      <w:r w:rsidR="009C7D8F" w:rsidRPr="009C7D8F">
        <w:rPr>
          <w:color w:val="000000" w:themeColor="text1"/>
          <w:szCs w:val="24"/>
        </w:rPr>
        <w:t>, 2016</w:t>
      </w:r>
      <w:r w:rsidR="00CE17C4">
        <w:rPr>
          <w:color w:val="000000" w:themeColor="text1"/>
          <w:szCs w:val="24"/>
        </w:rPr>
        <w:t>:1-6</w:t>
      </w:r>
    </w:p>
    <w:bookmarkEnd w:id="46"/>
    <w:bookmarkEnd w:id="48"/>
    <w:bookmarkEnd w:id="49"/>
    <w:p w14:paraId="6DFEBC22" w14:textId="77777777" w:rsidR="00AB1E0F" w:rsidRDefault="00AD6047">
      <w:pPr>
        <w:widowControl/>
        <w:spacing w:line="240" w:lineRule="auto"/>
        <w:ind w:firstLineChars="0" w:firstLine="0"/>
        <w:jc w:val="left"/>
        <w:rPr>
          <w:szCs w:val="24"/>
        </w:rPr>
        <w:sectPr w:rsidR="00AB1E0F">
          <w:headerReference w:type="even" r:id="rId842"/>
          <w:headerReference w:type="default" r:id="rId843"/>
          <w:pgSz w:w="11906" w:h="16838"/>
          <w:pgMar w:top="1440" w:right="1800" w:bottom="1440" w:left="1800" w:header="851" w:footer="992" w:gutter="0"/>
          <w:cols w:space="425"/>
          <w:docGrid w:type="lines" w:linePitch="326"/>
        </w:sectPr>
      </w:pPr>
      <w:r>
        <w:rPr>
          <w:szCs w:val="24"/>
        </w:rPr>
        <w:br w:type="page"/>
      </w:r>
    </w:p>
    <w:p w14:paraId="51F2CEAE" w14:textId="77777777" w:rsidR="00AB1E0F" w:rsidRDefault="00AD6047" w:rsidP="00DF29A6">
      <w:pPr>
        <w:pStyle w:val="af9"/>
      </w:pPr>
      <w:bookmarkStart w:id="73" w:name="_Toc12468655"/>
      <w:r>
        <w:rPr>
          <w:rFonts w:hint="eastAsia"/>
        </w:rPr>
        <w:lastRenderedPageBreak/>
        <w:t>致谢</w:t>
      </w:r>
      <w:bookmarkEnd w:id="73"/>
    </w:p>
    <w:p w14:paraId="2C840B29" w14:textId="1ADB7113" w:rsidR="00DF29A6" w:rsidRDefault="00DF29A6" w:rsidP="00D56838">
      <w:pPr>
        <w:ind w:firstLine="480"/>
      </w:pPr>
    </w:p>
    <w:p w14:paraId="3BE7545E" w14:textId="77777777" w:rsidR="00AB1E0F" w:rsidRDefault="00AD6047">
      <w:pPr>
        <w:widowControl/>
        <w:spacing w:line="240" w:lineRule="auto"/>
        <w:ind w:firstLineChars="0" w:firstLine="0"/>
        <w:jc w:val="left"/>
        <w:sectPr w:rsidR="00AB1E0F">
          <w:headerReference w:type="even" r:id="rId844"/>
          <w:pgSz w:w="11906" w:h="16838"/>
          <w:pgMar w:top="1440" w:right="1800" w:bottom="1440" w:left="1800" w:header="851" w:footer="992" w:gutter="0"/>
          <w:cols w:space="425"/>
          <w:docGrid w:type="lines" w:linePitch="326"/>
        </w:sectPr>
      </w:pPr>
      <w:r>
        <w:br w:type="page"/>
      </w:r>
    </w:p>
    <w:p w14:paraId="349C624E" w14:textId="77777777" w:rsidR="00AB1E0F" w:rsidRDefault="00AD6047">
      <w:pPr>
        <w:ind w:firstLine="480"/>
        <w:jc w:val="center"/>
      </w:pPr>
      <w:r>
        <w:rPr>
          <w:rFonts w:hint="eastAsia"/>
        </w:rPr>
        <w:lastRenderedPageBreak/>
        <w:t>攻读硕士学位期间</w:t>
      </w:r>
      <w:r>
        <w:t>学术成果情况</w:t>
      </w:r>
    </w:p>
    <w:p w14:paraId="6E74211A" w14:textId="768CD785" w:rsidR="00AB1E0F" w:rsidRDefault="00AD6047">
      <w:pPr>
        <w:ind w:firstLineChars="0" w:firstLine="0"/>
        <w:rPr>
          <w:szCs w:val="24"/>
        </w:rPr>
      </w:pPr>
      <w:r>
        <w:rPr>
          <w:rFonts w:hint="eastAsia"/>
          <w:szCs w:val="24"/>
        </w:rPr>
        <w:t>学术论文：</w:t>
      </w:r>
    </w:p>
    <w:p w14:paraId="14350A6C" w14:textId="75F9A3B3" w:rsidR="00867646" w:rsidRPr="00867646" w:rsidRDefault="00867646" w:rsidP="00867646">
      <w:pPr>
        <w:ind w:left="480" w:hangingChars="200" w:hanging="480"/>
        <w:rPr>
          <w:szCs w:val="24"/>
        </w:rPr>
      </w:pPr>
      <w:r>
        <w:rPr>
          <w:rFonts w:hint="eastAsia"/>
          <w:szCs w:val="24"/>
        </w:rPr>
        <w:t>[</w:t>
      </w:r>
      <w:r>
        <w:rPr>
          <w:szCs w:val="24"/>
        </w:rPr>
        <w:t xml:space="preserve">1] </w:t>
      </w:r>
      <w:r w:rsidRPr="00867646">
        <w:rPr>
          <w:szCs w:val="24"/>
        </w:rPr>
        <w:tab/>
      </w:r>
      <w:bookmarkStart w:id="74" w:name="OLE_LINK5"/>
      <w:r w:rsidRPr="00867646">
        <w:rPr>
          <w:szCs w:val="24"/>
        </w:rPr>
        <w:t xml:space="preserve">Z. </w:t>
      </w:r>
      <w:proofErr w:type="spellStart"/>
      <w:r w:rsidRPr="00867646">
        <w:rPr>
          <w:szCs w:val="24"/>
        </w:rPr>
        <w:t>Guo</w:t>
      </w:r>
      <w:proofErr w:type="spellEnd"/>
      <w:r w:rsidRPr="00867646">
        <w:rPr>
          <w:szCs w:val="24"/>
        </w:rPr>
        <w:t>, Z. Wei, Z. Feng and N. Fan</w:t>
      </w:r>
      <w:bookmarkEnd w:id="74"/>
      <w:r w:rsidRPr="00867646">
        <w:rPr>
          <w:szCs w:val="24"/>
        </w:rPr>
        <w:t>, "Coverage probability of multiple UAVs supported ground network," in Electronics Letters, vol. 53, no. 13, pp. 885-887, 22 6 2017.doi: 10.1049/el.2017.0800</w:t>
      </w:r>
      <w:r w:rsidRPr="00867646">
        <w:rPr>
          <w:rFonts w:hint="eastAsia"/>
          <w:szCs w:val="24"/>
        </w:rPr>
        <w:t>（</w:t>
      </w:r>
      <w:r w:rsidRPr="00867646">
        <w:rPr>
          <w:szCs w:val="24"/>
        </w:rPr>
        <w:t>SCI</w:t>
      </w:r>
      <w:r w:rsidRPr="00867646">
        <w:rPr>
          <w:rFonts w:hint="eastAsia"/>
          <w:szCs w:val="24"/>
        </w:rPr>
        <w:t>检索，本人一作）</w:t>
      </w:r>
    </w:p>
    <w:p w14:paraId="7826C952" w14:textId="08E04767" w:rsidR="00AB1E0F" w:rsidRDefault="00AD6047">
      <w:pPr>
        <w:ind w:left="480" w:hangingChars="200" w:hanging="480"/>
        <w:rPr>
          <w:szCs w:val="24"/>
        </w:rPr>
      </w:pPr>
      <w:r>
        <w:rPr>
          <w:szCs w:val="24"/>
        </w:rPr>
        <w:t>[</w:t>
      </w:r>
      <w:r w:rsidR="00867646">
        <w:rPr>
          <w:szCs w:val="24"/>
        </w:rPr>
        <w:t>2</w:t>
      </w:r>
      <w:r>
        <w:rPr>
          <w:szCs w:val="24"/>
        </w:rPr>
        <w:t>]</w:t>
      </w:r>
      <w:r>
        <w:rPr>
          <w:szCs w:val="24"/>
        </w:rPr>
        <w:tab/>
      </w:r>
      <w:r w:rsidR="00867646" w:rsidRPr="00867646">
        <w:rPr>
          <w:szCs w:val="24"/>
        </w:rPr>
        <w:t xml:space="preserve">Z. Wei, Z. </w:t>
      </w:r>
      <w:proofErr w:type="spellStart"/>
      <w:r w:rsidR="00867646" w:rsidRPr="00867646">
        <w:rPr>
          <w:szCs w:val="24"/>
        </w:rPr>
        <w:t>Guo</w:t>
      </w:r>
      <w:proofErr w:type="spellEnd"/>
      <w:r w:rsidR="00867646">
        <w:rPr>
          <w:rFonts w:hint="eastAsia"/>
          <w:szCs w:val="24"/>
        </w:rPr>
        <w:t>,</w:t>
      </w:r>
      <w:r w:rsidR="00867646">
        <w:rPr>
          <w:szCs w:val="24"/>
        </w:rPr>
        <w:t xml:space="preserve"> Z. Feng et al. </w:t>
      </w:r>
      <w:r>
        <w:rPr>
          <w:szCs w:val="24"/>
        </w:rPr>
        <w:t>"Spectrum Sharing between UAV-based Wireless Mesh Networks and Ground Networks," 2018 10th International Conference on Wireless Communications and Signal Processing (WCSP), Hangzhou, China, 2018, pp. 1-</w:t>
      </w:r>
      <w:proofErr w:type="gramStart"/>
      <w:r>
        <w:rPr>
          <w:szCs w:val="24"/>
        </w:rPr>
        <w:t>6.</w:t>
      </w:r>
      <w:r w:rsidR="00A642E2">
        <w:rPr>
          <w:rFonts w:hint="eastAsia"/>
          <w:szCs w:val="24"/>
        </w:rPr>
        <w:t>（</w:t>
      </w:r>
      <w:proofErr w:type="gramEnd"/>
      <w:r w:rsidR="00A642E2">
        <w:rPr>
          <w:rFonts w:hint="eastAsia"/>
          <w:szCs w:val="24"/>
        </w:rPr>
        <w:t>EI</w:t>
      </w:r>
      <w:r w:rsidR="00A642E2">
        <w:rPr>
          <w:rFonts w:hint="eastAsia"/>
          <w:szCs w:val="24"/>
        </w:rPr>
        <w:t>检索，</w:t>
      </w:r>
      <w:r w:rsidR="00867646">
        <w:rPr>
          <w:rFonts w:hint="eastAsia"/>
          <w:szCs w:val="24"/>
        </w:rPr>
        <w:t>老师一作，</w:t>
      </w:r>
      <w:r w:rsidR="00A642E2">
        <w:rPr>
          <w:rFonts w:hint="eastAsia"/>
          <w:szCs w:val="24"/>
        </w:rPr>
        <w:t>本人二作</w:t>
      </w:r>
      <w:r w:rsidR="00867646">
        <w:rPr>
          <w:rFonts w:hint="eastAsia"/>
          <w:szCs w:val="24"/>
        </w:rPr>
        <w:t>，</w:t>
      </w:r>
      <w:bookmarkStart w:id="75" w:name="OLE_LINK12"/>
      <w:bookmarkStart w:id="76" w:name="OLE_LINK13"/>
      <w:r w:rsidR="00867646" w:rsidRPr="00867646">
        <w:rPr>
          <w:rFonts w:hint="eastAsia"/>
          <w:szCs w:val="24"/>
        </w:rPr>
        <w:t>获得最佳论文奖</w:t>
      </w:r>
      <w:bookmarkEnd w:id="75"/>
      <w:bookmarkEnd w:id="76"/>
      <w:r w:rsidR="00A642E2">
        <w:rPr>
          <w:rFonts w:hint="eastAsia"/>
          <w:szCs w:val="24"/>
        </w:rPr>
        <w:t>）</w:t>
      </w:r>
    </w:p>
    <w:p w14:paraId="2096201D" w14:textId="0D5DF7CD" w:rsidR="00AB1E0F" w:rsidRDefault="00867646" w:rsidP="00867646">
      <w:pPr>
        <w:ind w:left="480" w:hangingChars="200" w:hanging="480"/>
        <w:rPr>
          <w:szCs w:val="24"/>
        </w:rPr>
      </w:pPr>
      <w:r>
        <w:rPr>
          <w:rFonts w:hint="eastAsia"/>
          <w:szCs w:val="24"/>
        </w:rPr>
        <w:t>[</w:t>
      </w:r>
      <w:r>
        <w:rPr>
          <w:szCs w:val="24"/>
        </w:rPr>
        <w:t>3</w:t>
      </w:r>
      <w:r w:rsidR="00AD6047">
        <w:rPr>
          <w:szCs w:val="24"/>
        </w:rPr>
        <w:t>]</w:t>
      </w:r>
      <w:r w:rsidR="00AD6047">
        <w:rPr>
          <w:szCs w:val="24"/>
        </w:rPr>
        <w:tab/>
        <w:t xml:space="preserve">Z. Wei, Z. </w:t>
      </w:r>
      <w:proofErr w:type="spellStart"/>
      <w:r w:rsidR="00AD6047">
        <w:rPr>
          <w:szCs w:val="24"/>
        </w:rPr>
        <w:t>Guo</w:t>
      </w:r>
      <w:proofErr w:type="spellEnd"/>
      <w:r w:rsidR="00AD6047">
        <w:rPr>
          <w:szCs w:val="24"/>
        </w:rPr>
        <w:t>, J. Ma and Z. Feng, "On the Construction of Neural Networks via Wireless Networks," 2018 IEEE 87th Vehicular Technology Conference (VTC Spring), Porto, 2018, pp. 1-</w:t>
      </w:r>
      <w:proofErr w:type="gramStart"/>
      <w:r w:rsidR="00AD6047">
        <w:rPr>
          <w:szCs w:val="24"/>
        </w:rPr>
        <w:t>5.</w:t>
      </w:r>
      <w:r w:rsidR="00A642E2">
        <w:rPr>
          <w:rFonts w:hint="eastAsia"/>
          <w:szCs w:val="24"/>
        </w:rPr>
        <w:t>（</w:t>
      </w:r>
      <w:proofErr w:type="gramEnd"/>
      <w:r w:rsidR="00A642E2">
        <w:rPr>
          <w:rFonts w:hint="eastAsia"/>
          <w:szCs w:val="24"/>
        </w:rPr>
        <w:t>EI</w:t>
      </w:r>
      <w:r w:rsidR="00A642E2">
        <w:rPr>
          <w:rFonts w:hint="eastAsia"/>
          <w:szCs w:val="24"/>
        </w:rPr>
        <w:t>检索，</w:t>
      </w:r>
      <w:bookmarkStart w:id="77" w:name="_Hlk9805707"/>
      <w:r>
        <w:rPr>
          <w:rFonts w:hint="eastAsia"/>
          <w:szCs w:val="24"/>
        </w:rPr>
        <w:t>老师一作</w:t>
      </w:r>
      <w:bookmarkEnd w:id="77"/>
      <w:r>
        <w:rPr>
          <w:rFonts w:hint="eastAsia"/>
          <w:szCs w:val="24"/>
        </w:rPr>
        <w:t>，</w:t>
      </w:r>
      <w:r w:rsidR="00A642E2">
        <w:rPr>
          <w:rFonts w:hint="eastAsia"/>
          <w:szCs w:val="24"/>
        </w:rPr>
        <w:t>本人二作）</w:t>
      </w:r>
    </w:p>
    <w:p w14:paraId="3A5ABE12" w14:textId="77777777" w:rsidR="00AB1E0F" w:rsidRDefault="00AD6047">
      <w:pPr>
        <w:ind w:left="480" w:hangingChars="200" w:hanging="480"/>
        <w:rPr>
          <w:szCs w:val="24"/>
        </w:rPr>
      </w:pPr>
      <w:r>
        <w:rPr>
          <w:szCs w:val="24"/>
        </w:rPr>
        <w:t>[4]</w:t>
      </w:r>
      <w:r>
        <w:rPr>
          <w:szCs w:val="24"/>
        </w:rPr>
        <w:tab/>
        <w:t xml:space="preserve">S. Liu, Z. Wei, Z. </w:t>
      </w:r>
      <w:proofErr w:type="spellStart"/>
      <w:r>
        <w:rPr>
          <w:szCs w:val="24"/>
        </w:rPr>
        <w:t>Guo</w:t>
      </w:r>
      <w:proofErr w:type="spellEnd"/>
      <w:r>
        <w:rPr>
          <w:szCs w:val="24"/>
        </w:rPr>
        <w:t>, X. Yuan and Z. Feng, "Performance Analysis of UAVs Assisted Data Collection in Wireless Sensor Network," 2018 IEEE 87th Vehicular Technology Conference (VTC Spring), Porto, 2018, pp. 1-</w:t>
      </w:r>
      <w:proofErr w:type="gramStart"/>
      <w:r>
        <w:rPr>
          <w:szCs w:val="24"/>
        </w:rPr>
        <w:t>5.</w:t>
      </w:r>
      <w:r w:rsidR="00A642E2">
        <w:rPr>
          <w:rFonts w:hint="eastAsia"/>
          <w:szCs w:val="24"/>
        </w:rPr>
        <w:t>（</w:t>
      </w:r>
      <w:proofErr w:type="gramEnd"/>
      <w:r w:rsidR="00A642E2">
        <w:rPr>
          <w:rFonts w:hint="eastAsia"/>
          <w:szCs w:val="24"/>
        </w:rPr>
        <w:t>EI</w:t>
      </w:r>
      <w:r w:rsidR="00A642E2">
        <w:rPr>
          <w:rFonts w:hint="eastAsia"/>
          <w:szCs w:val="24"/>
        </w:rPr>
        <w:t>检索，本人三作）</w:t>
      </w:r>
    </w:p>
    <w:p w14:paraId="463A9899" w14:textId="77777777" w:rsidR="00AB1E0F" w:rsidRDefault="00AB1E0F">
      <w:pPr>
        <w:ind w:left="480" w:hangingChars="200" w:hanging="480"/>
        <w:rPr>
          <w:szCs w:val="24"/>
        </w:rPr>
      </w:pPr>
    </w:p>
    <w:p w14:paraId="50FCFA2D" w14:textId="77777777" w:rsidR="00AB1E0F" w:rsidRDefault="00AB1E0F">
      <w:pPr>
        <w:ind w:left="480" w:hangingChars="200" w:hanging="480"/>
      </w:pPr>
    </w:p>
    <w:p w14:paraId="14166CF6" w14:textId="77777777" w:rsidR="00AB1E0F" w:rsidRDefault="00AD6047">
      <w:pPr>
        <w:ind w:firstLineChars="0" w:firstLine="0"/>
        <w:jc w:val="left"/>
      </w:pPr>
      <w:r>
        <w:rPr>
          <w:rFonts w:hint="eastAsia"/>
        </w:rPr>
        <w:t>申请专利：</w:t>
      </w:r>
    </w:p>
    <w:p w14:paraId="3B5EE053" w14:textId="3605B245" w:rsidR="00AB1E0F" w:rsidRDefault="00AD6047">
      <w:pPr>
        <w:pStyle w:val="af"/>
        <w:ind w:left="480" w:hanging="480"/>
        <w:outlineLvl w:val="9"/>
      </w:pPr>
      <w:r>
        <w:rPr>
          <w:rFonts w:hint="eastAsia"/>
        </w:rPr>
        <w:t>[1]</w:t>
      </w:r>
      <w:r>
        <w:rPr>
          <w:rFonts w:hint="eastAsia"/>
        </w:rPr>
        <w:tab/>
      </w:r>
      <w:r>
        <w:rPr>
          <w:rFonts w:hint="eastAsia"/>
        </w:rPr>
        <w:t>“一种基于定位模型的定位方法及装置”，申请号：</w:t>
      </w:r>
      <w:r>
        <w:rPr>
          <w:rFonts w:hint="eastAsia"/>
        </w:rPr>
        <w:t>201810549732.4</w:t>
      </w:r>
      <w:r>
        <w:rPr>
          <w:rFonts w:hint="eastAsia"/>
        </w:rPr>
        <w:t>，公开日：</w:t>
      </w:r>
      <w:r>
        <w:rPr>
          <w:rFonts w:hint="eastAsia"/>
        </w:rPr>
        <w:t>2018</w:t>
      </w:r>
      <w:r>
        <w:rPr>
          <w:rFonts w:hint="eastAsia"/>
        </w:rPr>
        <w:t>年</w:t>
      </w:r>
      <w:r>
        <w:rPr>
          <w:rFonts w:hint="eastAsia"/>
        </w:rPr>
        <w:t>11</w:t>
      </w:r>
      <w:r>
        <w:rPr>
          <w:rFonts w:hint="eastAsia"/>
        </w:rPr>
        <w:t>月</w:t>
      </w:r>
      <w:r>
        <w:rPr>
          <w:rFonts w:hint="eastAsia"/>
        </w:rPr>
        <w:t>16</w:t>
      </w:r>
      <w:r>
        <w:rPr>
          <w:rFonts w:hint="eastAsia"/>
        </w:rPr>
        <w:t>日</w:t>
      </w:r>
      <w:r w:rsidR="00A642E2">
        <w:rPr>
          <w:rFonts w:hint="eastAsia"/>
        </w:rPr>
        <w:t>（</w:t>
      </w:r>
      <w:r w:rsidR="00867646" w:rsidRPr="00867646">
        <w:rPr>
          <w:rFonts w:hint="eastAsia"/>
        </w:rPr>
        <w:t>老师</w:t>
      </w:r>
      <w:proofErr w:type="gramStart"/>
      <w:r w:rsidR="00867646" w:rsidRPr="00867646">
        <w:rPr>
          <w:rFonts w:hint="eastAsia"/>
        </w:rPr>
        <w:t>一</w:t>
      </w:r>
      <w:proofErr w:type="gramEnd"/>
      <w:r w:rsidR="00867646" w:rsidRPr="00867646">
        <w:rPr>
          <w:rFonts w:hint="eastAsia"/>
        </w:rPr>
        <w:t>作</w:t>
      </w:r>
      <w:r w:rsidR="00867646">
        <w:rPr>
          <w:rFonts w:hint="eastAsia"/>
        </w:rPr>
        <w:t>，</w:t>
      </w:r>
      <w:r w:rsidR="00A642E2">
        <w:rPr>
          <w:rFonts w:hint="eastAsia"/>
        </w:rPr>
        <w:t>本人二作）</w:t>
      </w:r>
    </w:p>
    <w:sectPr w:rsidR="00AB1E0F">
      <w:headerReference w:type="default" r:id="rId845"/>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6CAA6" w14:textId="77777777" w:rsidR="0041206E" w:rsidRDefault="0041206E">
      <w:pPr>
        <w:spacing w:line="240" w:lineRule="auto"/>
        <w:ind w:firstLine="480"/>
      </w:pPr>
      <w:r>
        <w:separator/>
      </w:r>
    </w:p>
  </w:endnote>
  <w:endnote w:type="continuationSeparator" w:id="0">
    <w:p w14:paraId="525D0678" w14:textId="77777777" w:rsidR="0041206E" w:rsidRDefault="0041206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libri Light">
    <w:charset w:val="00"/>
    <w:family w:val="swiss"/>
    <w:pitch w:val="variable"/>
    <w:sig w:usb0="A00002EF" w:usb1="4000207B" w:usb2="00000000" w:usb3="00000000" w:csb0="0000019F" w:csb1="00000000"/>
  </w:font>
  <w:font w:name="楷体">
    <w:charset w:val="86"/>
    <w:family w:val="modern"/>
    <w:pitch w:val="fixed"/>
    <w:sig w:usb0="800002BF" w:usb1="38CF7CFA" w:usb2="00000016" w:usb3="00000000" w:csb0="00040001" w:csb1="00000000"/>
  </w:font>
  <w:font w:name="Times">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82430" w14:textId="67EE82C4" w:rsidR="0041206E" w:rsidRDefault="0041206E" w:rsidP="00F12E76">
    <w:pPr>
      <w:pStyle w:val="ab"/>
      <w:ind w:firstLineChars="0" w:firstLine="0"/>
    </w:pPr>
    <w: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46AB4" w14:textId="77777777" w:rsidR="0041206E" w:rsidRPr="00F5406B" w:rsidRDefault="0041206E" w:rsidP="00F5406B">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33EE" w14:textId="77777777" w:rsidR="0041206E" w:rsidRDefault="0041206E">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9F506" w14:textId="00815226" w:rsidR="0041206E" w:rsidRPr="00F12E76" w:rsidRDefault="0041206E" w:rsidP="00F12E76">
    <w:pPr>
      <w:pStyle w:val="ab"/>
      <w:ind w:firstLine="420"/>
      <w:jc w:val="center"/>
      <w:rPr>
        <w:color w:val="000000" w:themeColor="text1"/>
        <w:sz w:val="21"/>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70598" w14:textId="6886A2C6" w:rsidR="0041206E" w:rsidRDefault="0041206E" w:rsidP="007E202F">
    <w:pPr>
      <w:pStyle w:val="ab"/>
      <w:ind w:firstLineChars="0" w:firstLine="0"/>
      <w:jc w:val="center"/>
    </w:pPr>
    <w:r w:rsidRPr="007E202F">
      <w:rPr>
        <w:lang w:val="zh-CN"/>
      </w:rPr>
      <w:fldChar w:fldCharType="begin"/>
    </w:r>
    <w:r w:rsidRPr="007E202F">
      <w:rPr>
        <w:lang w:val="zh-CN"/>
      </w:rPr>
      <w:instrText>PAGE  \* ROMAN  \* MERGEFORMAT</w:instrText>
    </w:r>
    <w:r w:rsidRPr="007E202F">
      <w:rPr>
        <w:lang w:val="zh-CN"/>
      </w:rPr>
      <w:fldChar w:fldCharType="separate"/>
    </w:r>
    <w:r w:rsidR="00077849">
      <w:rPr>
        <w:noProof/>
        <w:lang w:val="zh-CN"/>
      </w:rPr>
      <w:t>IV</w:t>
    </w:r>
    <w:r w:rsidRPr="007E202F">
      <w:rPr>
        <w:lang w:val="zh-CN"/>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B2FE1" w14:textId="5D2F4BB7" w:rsidR="0041206E" w:rsidRPr="002E6649" w:rsidRDefault="0041206E" w:rsidP="00F12E76">
    <w:pPr>
      <w:pStyle w:val="ab"/>
      <w:ind w:firstLine="360"/>
      <w:jc w:val="center"/>
      <w:rPr>
        <w:lang w:val="zh-CN"/>
      </w:rPr>
    </w:pPr>
    <w:r w:rsidRPr="002E6649">
      <w:rPr>
        <w:lang w:val="zh-CN"/>
      </w:rPr>
      <w:fldChar w:fldCharType="begin"/>
    </w:r>
    <w:r w:rsidRPr="002E6649">
      <w:rPr>
        <w:lang w:val="zh-CN"/>
      </w:rPr>
      <w:instrText>PAGE  \* ROMAN  \* MERGEFORMAT</w:instrText>
    </w:r>
    <w:r w:rsidRPr="002E6649">
      <w:rPr>
        <w:lang w:val="zh-CN"/>
      </w:rPr>
      <w:fldChar w:fldCharType="separate"/>
    </w:r>
    <w:r w:rsidR="00077849">
      <w:rPr>
        <w:noProof/>
        <w:lang w:val="zh-CN"/>
      </w:rPr>
      <w:t>III</w:t>
    </w:r>
    <w:r w:rsidRPr="002E6649">
      <w:rPr>
        <w:lang w:val="zh-CN"/>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2DBE1" w14:textId="678BA254" w:rsidR="0041206E" w:rsidRDefault="0041206E" w:rsidP="00F5406B">
    <w:pPr>
      <w:pStyle w:val="ab"/>
      <w:ind w:firstLineChars="0" w:firstLine="0"/>
    </w:pPr>
    <w:r>
      <w:ptab w:relativeTo="margin" w:alignment="center" w:leader="none"/>
    </w:r>
    <w:r>
      <w:ptab w:relativeTo="margin" w:alignment="center" w:leader="none"/>
    </w:r>
    <w:r w:rsidRPr="00A27862">
      <w:fldChar w:fldCharType="begin"/>
    </w:r>
    <w:r w:rsidRPr="00A27862">
      <w:instrText>PAGE   \* MERGEFORMAT</w:instrText>
    </w:r>
    <w:r w:rsidRPr="00A27862">
      <w:fldChar w:fldCharType="separate"/>
    </w:r>
    <w:r w:rsidR="00077849" w:rsidRPr="00077849">
      <w:rPr>
        <w:noProof/>
        <w:lang w:val="zh-CN"/>
      </w:rPr>
      <w:t>26</w:t>
    </w:r>
    <w:r w:rsidRPr="00A27862">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7F50" w14:textId="7D50BE6A" w:rsidR="0041206E" w:rsidRPr="00070679" w:rsidRDefault="0041206E" w:rsidP="00070679">
    <w:pPr>
      <w:pStyle w:val="ab"/>
      <w:ind w:firstLine="420"/>
    </w:pPr>
    <w:r>
      <w:rPr>
        <w:sz w:val="21"/>
      </w:rPr>
      <w:ptab w:relativeTo="margin" w:alignment="center" w:leader="none"/>
    </w:r>
    <w:r w:rsidRPr="00070679">
      <w:rPr>
        <w:sz w:val="21"/>
      </w:rPr>
      <w:fldChar w:fldCharType="begin"/>
    </w:r>
    <w:r w:rsidRPr="00070679">
      <w:rPr>
        <w:sz w:val="21"/>
      </w:rPr>
      <w:instrText>PAGE   \* MERGEFORMAT</w:instrText>
    </w:r>
    <w:r w:rsidRPr="00070679">
      <w:rPr>
        <w:sz w:val="21"/>
      </w:rPr>
      <w:fldChar w:fldCharType="separate"/>
    </w:r>
    <w:r w:rsidR="00077849" w:rsidRPr="00077849">
      <w:rPr>
        <w:noProof/>
        <w:sz w:val="21"/>
        <w:lang w:val="zh-CN"/>
      </w:rPr>
      <w:t>27</w:t>
    </w:r>
    <w:r w:rsidRPr="00070679">
      <w:rPr>
        <w:sz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B556D9" w14:textId="77777777" w:rsidR="0041206E" w:rsidRDefault="0041206E">
      <w:pPr>
        <w:spacing w:line="240" w:lineRule="auto"/>
        <w:ind w:firstLine="480"/>
      </w:pPr>
      <w:r>
        <w:separator/>
      </w:r>
    </w:p>
  </w:footnote>
  <w:footnote w:type="continuationSeparator" w:id="0">
    <w:p w14:paraId="1EDDF155" w14:textId="77777777" w:rsidR="0041206E" w:rsidRDefault="0041206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5B2E8" w14:textId="77777777" w:rsidR="0041206E" w:rsidRDefault="0041206E">
    <w:pPr>
      <w:pStyle w:val="ad"/>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710ED" w14:textId="599FF4C4" w:rsidR="0041206E" w:rsidRDefault="0041206E">
    <w:pPr>
      <w:pStyle w:val="ad"/>
      <w:ind w:firstLine="360"/>
    </w:pPr>
    <w:r>
      <w:rPr>
        <w:rFonts w:hint="eastAsia"/>
      </w:rPr>
      <w:t>第二章</w:t>
    </w:r>
    <w:r>
      <w:rPr>
        <w:rFonts w:hint="eastAsia"/>
      </w:rPr>
      <w:t xml:space="preserve">  </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三维无标度自组织网络容量分析</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23278" w14:textId="77777777" w:rsidR="0041206E" w:rsidRDefault="0041206E">
    <w:pPr>
      <w:pStyle w:val="ad"/>
      <w:ind w:firstLineChars="0" w:firstLine="0"/>
    </w:pPr>
    <w:r>
      <w:rPr>
        <w:rFonts w:hint="eastAsia"/>
      </w:rPr>
      <w:t>北京邮电大学工学硕士学位论文</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FE96C" w14:textId="1F9DE8FC" w:rsidR="0041206E" w:rsidRDefault="0041206E">
    <w:pPr>
      <w:pStyle w:val="ad"/>
      <w:ind w:firstLine="360"/>
    </w:pPr>
    <w:r>
      <w:rPr>
        <w:rFonts w:hint="eastAsia"/>
      </w:rPr>
      <w:t>第三章</w:t>
    </w:r>
    <w:r>
      <w:rPr>
        <w:rFonts w:hint="eastAsia"/>
      </w:rPr>
      <w:t xml:space="preserve">  </w:t>
    </w:r>
    <w:r>
      <w:rPr>
        <w:rFonts w:hint="eastAsia"/>
      </w:rPr>
      <w:t>以</w:t>
    </w:r>
    <w:r>
      <w:rPr>
        <w:rFonts w:hint="eastAsia"/>
      </w:rPr>
      <w:t>LOS/NLOS</w:t>
    </w:r>
    <w:r>
      <w:rPr>
        <w:rFonts w:hint="eastAsia"/>
      </w:rPr>
      <w:t>建模无人机空地信道</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8D610" w14:textId="77777777" w:rsidR="0041206E" w:rsidRDefault="0041206E">
    <w:pPr>
      <w:pStyle w:val="ad"/>
      <w:ind w:firstLine="360"/>
    </w:pPr>
    <w:r>
      <w:rPr>
        <w:rFonts w:hint="eastAsia"/>
      </w:rPr>
      <w:t>第四章</w:t>
    </w:r>
    <w:r>
      <w:rPr>
        <w:rFonts w:hint="eastAsia"/>
      </w:rPr>
      <w:t xml:space="preserve">  </w:t>
    </w:r>
    <w:r>
      <w:rPr>
        <w:rFonts w:hint="eastAsia"/>
      </w:rPr>
      <w:t>无人机的最佳部署</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F63F2" w14:textId="77777777" w:rsidR="0041206E" w:rsidRDefault="0041206E">
    <w:pPr>
      <w:pStyle w:val="ad"/>
      <w:ind w:firstLine="360"/>
    </w:pPr>
    <w:r>
      <w:rPr>
        <w:rFonts w:hint="eastAsia"/>
      </w:rPr>
      <w:t>总结与展望</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44F71" w14:textId="77777777" w:rsidR="0041206E" w:rsidRDefault="0041206E">
    <w:pPr>
      <w:pStyle w:val="ad"/>
      <w:ind w:firstLineChars="0" w:firstLine="0"/>
    </w:pPr>
    <w:r>
      <w:rPr>
        <w:rFonts w:hint="eastAsia"/>
      </w:rPr>
      <w:t>北京邮电大学工学硕士学位论文</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D3CC" w14:textId="77777777" w:rsidR="0041206E" w:rsidRDefault="0041206E">
    <w:pPr>
      <w:pStyle w:val="ad"/>
      <w:ind w:firstLine="360"/>
    </w:pPr>
    <w:r>
      <w:rPr>
        <w:rFonts w:hint="eastAsia"/>
      </w:rPr>
      <w:t>参考文献</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AA5B5" w14:textId="77777777" w:rsidR="0041206E" w:rsidRDefault="0041206E">
    <w:pPr>
      <w:pStyle w:val="ad"/>
      <w:ind w:firstLineChars="0" w:firstLine="0"/>
    </w:pPr>
    <w:r>
      <w:rPr>
        <w:rFonts w:hint="eastAsia"/>
      </w:rPr>
      <w:t>北京邮电大学工学硕士学位论文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DFE62" w14:textId="77777777" w:rsidR="0041206E" w:rsidRDefault="0041206E">
    <w:pPr>
      <w:pStyle w:val="ad"/>
      <w:ind w:firstLine="360"/>
    </w:pPr>
    <w:r>
      <w:rPr>
        <w:rFonts w:hint="eastAsia"/>
      </w:rPr>
      <w:t>攻读硕士学位期间学术成果情况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0148" w14:textId="77777777" w:rsidR="0041206E" w:rsidRDefault="0041206E">
    <w:pPr>
      <w:pStyle w:val="ad"/>
      <w:pBdr>
        <w:bottom w:val="none" w:sz="0" w:space="1"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F2367" w14:textId="77777777" w:rsidR="0041206E" w:rsidRDefault="0041206E">
    <w:pPr>
      <w:pStyle w:val="a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6CDAF" w14:textId="77777777" w:rsidR="0041206E" w:rsidRDefault="0041206E">
    <w:pPr>
      <w:pStyle w:val="ad"/>
      <w:pBdr>
        <w:bottom w:val="none" w:sz="0" w:space="1"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DCD2B" w14:textId="77777777" w:rsidR="0041206E" w:rsidRDefault="0041206E">
    <w:pPr>
      <w:pStyle w:val="ad"/>
      <w:pBdr>
        <w:bottom w:val="none" w:sz="0" w:space="1" w:color="auto"/>
      </w:pBdr>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EB2D1" w14:textId="77777777" w:rsidR="0041206E" w:rsidRDefault="0041206E">
    <w:pPr>
      <w:pStyle w:val="ad"/>
      <w:pBdr>
        <w:bottom w:val="none" w:sz="0" w:space="1" w:color="auto"/>
      </w:pBdr>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E8C6" w14:textId="77777777" w:rsidR="0041206E" w:rsidRDefault="0041206E">
    <w:pPr>
      <w:pStyle w:val="ad"/>
      <w:ind w:firstLineChars="0" w:firstLine="0"/>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C7785" w14:textId="77777777" w:rsidR="0041206E" w:rsidRDefault="0041206E">
    <w:pPr>
      <w:pStyle w:val="ad"/>
      <w:ind w:firstLineChars="0" w:firstLine="0"/>
    </w:pPr>
    <w:r>
      <w:rPr>
        <w:rFonts w:hint="eastAsia"/>
      </w:rPr>
      <w:t>第一章</w:t>
    </w:r>
    <w:r>
      <w:rPr>
        <w:rFonts w:hint="eastAsia"/>
      </w:rPr>
      <w:t xml:space="preserve"> </w:t>
    </w:r>
    <w:r>
      <w:t xml:space="preserve"> </w:t>
    </w:r>
    <w:r>
      <w:rPr>
        <w:rFonts w:hint="eastAsia"/>
      </w:rPr>
      <w:t>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CEB2" w14:textId="77777777" w:rsidR="0041206E" w:rsidRDefault="0041206E">
    <w:pPr>
      <w:pStyle w:val="ad"/>
      <w:ind w:firstLineChars="0" w:firstLine="0"/>
    </w:pPr>
    <w:r>
      <w:rPr>
        <w:rFonts w:hint="eastAsia"/>
      </w:rPr>
      <w:t>北京邮电大学工学硕士学位论文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75D7"/>
    <w:multiLevelType w:val="hybridMultilevel"/>
    <w:tmpl w:val="14D80AA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C31F6F"/>
    <w:multiLevelType w:val="hybridMultilevel"/>
    <w:tmpl w:val="3A48294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655DB0"/>
    <w:multiLevelType w:val="hybridMultilevel"/>
    <w:tmpl w:val="FCAE5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837609"/>
    <w:multiLevelType w:val="multilevel"/>
    <w:tmpl w:val="3683760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BA951A4"/>
    <w:multiLevelType w:val="hybridMultilevel"/>
    <w:tmpl w:val="6DBC3464"/>
    <w:lvl w:ilvl="0" w:tplc="8E4A24FE">
      <w:start w:val="1"/>
      <w:numFmt w:val="decimal"/>
      <w:lvlText w:val="(%1)"/>
      <w:lvlJc w:val="left"/>
      <w:pPr>
        <w:ind w:left="880" w:hanging="4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AA3EC1"/>
    <w:multiLevelType w:val="hybridMultilevel"/>
    <w:tmpl w:val="1CF2B4A6"/>
    <w:lvl w:ilvl="0" w:tplc="C12AF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27E3E36"/>
    <w:multiLevelType w:val="multilevel"/>
    <w:tmpl w:val="627E3E36"/>
    <w:lvl w:ilvl="0">
      <w:start w:val="1"/>
      <w:numFmt w:val="japaneseCounting"/>
      <w:lvlText w:val="第%1章"/>
      <w:lvlJc w:val="left"/>
      <w:pPr>
        <w:ind w:left="1695" w:hanging="111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num w:numId="1">
    <w:abstractNumId w:val="6"/>
  </w:num>
  <w:num w:numId="2">
    <w:abstractNumId w:val="3"/>
  </w:num>
  <w:num w:numId="3">
    <w:abstractNumId w:val="2"/>
  </w:num>
  <w:num w:numId="4">
    <w:abstractNumId w:val="0"/>
  </w:num>
  <w:num w:numId="5">
    <w:abstractNumId w:val="1"/>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E54"/>
    <w:rsid w:val="0000132D"/>
    <w:rsid w:val="0000264F"/>
    <w:rsid w:val="0001300E"/>
    <w:rsid w:val="00017831"/>
    <w:rsid w:val="00020662"/>
    <w:rsid w:val="00031031"/>
    <w:rsid w:val="00031082"/>
    <w:rsid w:val="000314C9"/>
    <w:rsid w:val="00037F80"/>
    <w:rsid w:val="000451AD"/>
    <w:rsid w:val="00060B90"/>
    <w:rsid w:val="00064BE2"/>
    <w:rsid w:val="0006691C"/>
    <w:rsid w:val="00070679"/>
    <w:rsid w:val="00074A7A"/>
    <w:rsid w:val="00075952"/>
    <w:rsid w:val="00077849"/>
    <w:rsid w:val="00084E00"/>
    <w:rsid w:val="00093D6D"/>
    <w:rsid w:val="00096BA9"/>
    <w:rsid w:val="000A0900"/>
    <w:rsid w:val="000B392B"/>
    <w:rsid w:val="000B70EC"/>
    <w:rsid w:val="000C5BB0"/>
    <w:rsid w:val="000F7A80"/>
    <w:rsid w:val="001047C9"/>
    <w:rsid w:val="00115583"/>
    <w:rsid w:val="00120643"/>
    <w:rsid w:val="0012374D"/>
    <w:rsid w:val="001339A7"/>
    <w:rsid w:val="00134241"/>
    <w:rsid w:val="001368C5"/>
    <w:rsid w:val="0014378C"/>
    <w:rsid w:val="00144F20"/>
    <w:rsid w:val="00151383"/>
    <w:rsid w:val="00155A32"/>
    <w:rsid w:val="00162BD6"/>
    <w:rsid w:val="001679FD"/>
    <w:rsid w:val="00170D46"/>
    <w:rsid w:val="00176F97"/>
    <w:rsid w:val="00184E97"/>
    <w:rsid w:val="00186B16"/>
    <w:rsid w:val="00194E3E"/>
    <w:rsid w:val="001A14A2"/>
    <w:rsid w:val="001A3096"/>
    <w:rsid w:val="001A6AD5"/>
    <w:rsid w:val="001C5A29"/>
    <w:rsid w:val="001D2185"/>
    <w:rsid w:val="001D3391"/>
    <w:rsid w:val="001E1DFF"/>
    <w:rsid w:val="001E615A"/>
    <w:rsid w:val="001E7A44"/>
    <w:rsid w:val="001F4329"/>
    <w:rsid w:val="001F7726"/>
    <w:rsid w:val="002004DA"/>
    <w:rsid w:val="002055B0"/>
    <w:rsid w:val="00210049"/>
    <w:rsid w:val="0021618D"/>
    <w:rsid w:val="0022277D"/>
    <w:rsid w:val="002253EF"/>
    <w:rsid w:val="0022631E"/>
    <w:rsid w:val="00230376"/>
    <w:rsid w:val="00230DB3"/>
    <w:rsid w:val="00247ABA"/>
    <w:rsid w:val="00247C6A"/>
    <w:rsid w:val="00253A3D"/>
    <w:rsid w:val="00256457"/>
    <w:rsid w:val="00276A94"/>
    <w:rsid w:val="0027753D"/>
    <w:rsid w:val="00277B72"/>
    <w:rsid w:val="0028144B"/>
    <w:rsid w:val="00296511"/>
    <w:rsid w:val="00296D12"/>
    <w:rsid w:val="002A14F2"/>
    <w:rsid w:val="002A223A"/>
    <w:rsid w:val="002A5A1D"/>
    <w:rsid w:val="002C1DE9"/>
    <w:rsid w:val="002D4F7F"/>
    <w:rsid w:val="002D56FA"/>
    <w:rsid w:val="002D6E24"/>
    <w:rsid w:val="002E0AD2"/>
    <w:rsid w:val="002E6649"/>
    <w:rsid w:val="002E69C0"/>
    <w:rsid w:val="002E7F82"/>
    <w:rsid w:val="002F2E38"/>
    <w:rsid w:val="002F3160"/>
    <w:rsid w:val="002F352D"/>
    <w:rsid w:val="003039FD"/>
    <w:rsid w:val="00311824"/>
    <w:rsid w:val="0032329E"/>
    <w:rsid w:val="0032693C"/>
    <w:rsid w:val="00327728"/>
    <w:rsid w:val="00346A4C"/>
    <w:rsid w:val="00354DEB"/>
    <w:rsid w:val="0036690A"/>
    <w:rsid w:val="003803AC"/>
    <w:rsid w:val="003808A3"/>
    <w:rsid w:val="00387C94"/>
    <w:rsid w:val="0039117C"/>
    <w:rsid w:val="003A105B"/>
    <w:rsid w:val="003A3699"/>
    <w:rsid w:val="003A569D"/>
    <w:rsid w:val="003A6B55"/>
    <w:rsid w:val="003A7A87"/>
    <w:rsid w:val="003A7DC7"/>
    <w:rsid w:val="003B71B5"/>
    <w:rsid w:val="003C1E47"/>
    <w:rsid w:val="003C79D5"/>
    <w:rsid w:val="003C7B94"/>
    <w:rsid w:val="003D1052"/>
    <w:rsid w:val="003D2715"/>
    <w:rsid w:val="003D3573"/>
    <w:rsid w:val="003D6D20"/>
    <w:rsid w:val="003D793D"/>
    <w:rsid w:val="003F3EAF"/>
    <w:rsid w:val="003F5B73"/>
    <w:rsid w:val="003F6BE0"/>
    <w:rsid w:val="003F7EDA"/>
    <w:rsid w:val="004029F1"/>
    <w:rsid w:val="0040781E"/>
    <w:rsid w:val="0041206E"/>
    <w:rsid w:val="00413502"/>
    <w:rsid w:val="004172D2"/>
    <w:rsid w:val="00421C2B"/>
    <w:rsid w:val="004269FD"/>
    <w:rsid w:val="0042755F"/>
    <w:rsid w:val="0043372D"/>
    <w:rsid w:val="0043662A"/>
    <w:rsid w:val="00436A7C"/>
    <w:rsid w:val="00442665"/>
    <w:rsid w:val="004431F7"/>
    <w:rsid w:val="00462F8A"/>
    <w:rsid w:val="00470693"/>
    <w:rsid w:val="00474454"/>
    <w:rsid w:val="004806CF"/>
    <w:rsid w:val="00480EC6"/>
    <w:rsid w:val="0048759C"/>
    <w:rsid w:val="00490CAF"/>
    <w:rsid w:val="00493038"/>
    <w:rsid w:val="00495728"/>
    <w:rsid w:val="004B3ECD"/>
    <w:rsid w:val="004B6FD6"/>
    <w:rsid w:val="004C6982"/>
    <w:rsid w:val="004D4315"/>
    <w:rsid w:val="004D7435"/>
    <w:rsid w:val="004E1431"/>
    <w:rsid w:val="004E48EF"/>
    <w:rsid w:val="004E4E37"/>
    <w:rsid w:val="004F3D6E"/>
    <w:rsid w:val="004F63E3"/>
    <w:rsid w:val="00510012"/>
    <w:rsid w:val="00512D96"/>
    <w:rsid w:val="005234C8"/>
    <w:rsid w:val="00530319"/>
    <w:rsid w:val="005411B8"/>
    <w:rsid w:val="00542E40"/>
    <w:rsid w:val="00554AF9"/>
    <w:rsid w:val="005568F3"/>
    <w:rsid w:val="00563E01"/>
    <w:rsid w:val="00564394"/>
    <w:rsid w:val="0056672B"/>
    <w:rsid w:val="00571313"/>
    <w:rsid w:val="005726CA"/>
    <w:rsid w:val="0057681B"/>
    <w:rsid w:val="00586B11"/>
    <w:rsid w:val="00587C9B"/>
    <w:rsid w:val="00594746"/>
    <w:rsid w:val="00596AAF"/>
    <w:rsid w:val="005A5079"/>
    <w:rsid w:val="005A54EA"/>
    <w:rsid w:val="005A7E05"/>
    <w:rsid w:val="005B55FE"/>
    <w:rsid w:val="005B65C7"/>
    <w:rsid w:val="005C1FDC"/>
    <w:rsid w:val="005C37CC"/>
    <w:rsid w:val="005D010F"/>
    <w:rsid w:val="005E04F9"/>
    <w:rsid w:val="005E2545"/>
    <w:rsid w:val="005E3E54"/>
    <w:rsid w:val="005E6AD9"/>
    <w:rsid w:val="005F292D"/>
    <w:rsid w:val="00601C6E"/>
    <w:rsid w:val="006024EB"/>
    <w:rsid w:val="00613D39"/>
    <w:rsid w:val="00627CC1"/>
    <w:rsid w:val="00631145"/>
    <w:rsid w:val="00637192"/>
    <w:rsid w:val="00642E23"/>
    <w:rsid w:val="00655E44"/>
    <w:rsid w:val="00661DDE"/>
    <w:rsid w:val="00664BD0"/>
    <w:rsid w:val="00670461"/>
    <w:rsid w:val="00671C7B"/>
    <w:rsid w:val="0067363E"/>
    <w:rsid w:val="00686769"/>
    <w:rsid w:val="006930E8"/>
    <w:rsid w:val="00696764"/>
    <w:rsid w:val="006A6BEE"/>
    <w:rsid w:val="006B3FF4"/>
    <w:rsid w:val="006C124A"/>
    <w:rsid w:val="006C58E8"/>
    <w:rsid w:val="006D2475"/>
    <w:rsid w:val="006E3A0C"/>
    <w:rsid w:val="006E5520"/>
    <w:rsid w:val="0070023B"/>
    <w:rsid w:val="0070330A"/>
    <w:rsid w:val="00711E78"/>
    <w:rsid w:val="00722829"/>
    <w:rsid w:val="00723EF7"/>
    <w:rsid w:val="00732CBC"/>
    <w:rsid w:val="00734B28"/>
    <w:rsid w:val="00752B99"/>
    <w:rsid w:val="00752CE0"/>
    <w:rsid w:val="00757723"/>
    <w:rsid w:val="007711CF"/>
    <w:rsid w:val="007802B6"/>
    <w:rsid w:val="007841BA"/>
    <w:rsid w:val="007902A3"/>
    <w:rsid w:val="007925AF"/>
    <w:rsid w:val="007A1A53"/>
    <w:rsid w:val="007B0205"/>
    <w:rsid w:val="007B0684"/>
    <w:rsid w:val="007B6D7A"/>
    <w:rsid w:val="007C197B"/>
    <w:rsid w:val="007C44BF"/>
    <w:rsid w:val="007D032A"/>
    <w:rsid w:val="007D59FA"/>
    <w:rsid w:val="007E085C"/>
    <w:rsid w:val="007E202F"/>
    <w:rsid w:val="007E7538"/>
    <w:rsid w:val="0080435E"/>
    <w:rsid w:val="0081394E"/>
    <w:rsid w:val="00817E52"/>
    <w:rsid w:val="00820BF1"/>
    <w:rsid w:val="00830990"/>
    <w:rsid w:val="00833AF2"/>
    <w:rsid w:val="00834253"/>
    <w:rsid w:val="00835EFD"/>
    <w:rsid w:val="00840C46"/>
    <w:rsid w:val="0085398F"/>
    <w:rsid w:val="00867646"/>
    <w:rsid w:val="0087069D"/>
    <w:rsid w:val="00873BEA"/>
    <w:rsid w:val="0087573F"/>
    <w:rsid w:val="00880173"/>
    <w:rsid w:val="00880744"/>
    <w:rsid w:val="008815BB"/>
    <w:rsid w:val="00890AEC"/>
    <w:rsid w:val="00896DCA"/>
    <w:rsid w:val="00896EF8"/>
    <w:rsid w:val="00897BF2"/>
    <w:rsid w:val="00897D2A"/>
    <w:rsid w:val="008A00A5"/>
    <w:rsid w:val="008A14ED"/>
    <w:rsid w:val="008A159C"/>
    <w:rsid w:val="008A18CE"/>
    <w:rsid w:val="008A3A9B"/>
    <w:rsid w:val="008B3928"/>
    <w:rsid w:val="008B6E72"/>
    <w:rsid w:val="008C0779"/>
    <w:rsid w:val="008D0545"/>
    <w:rsid w:val="008F3F0C"/>
    <w:rsid w:val="008F5F90"/>
    <w:rsid w:val="009068D6"/>
    <w:rsid w:val="00911178"/>
    <w:rsid w:val="009142C9"/>
    <w:rsid w:val="00915354"/>
    <w:rsid w:val="00921D77"/>
    <w:rsid w:val="009243B4"/>
    <w:rsid w:val="00926E17"/>
    <w:rsid w:val="00932E5F"/>
    <w:rsid w:val="009333DD"/>
    <w:rsid w:val="00933C3A"/>
    <w:rsid w:val="00940CA4"/>
    <w:rsid w:val="009431A2"/>
    <w:rsid w:val="00951B07"/>
    <w:rsid w:val="009609C3"/>
    <w:rsid w:val="00961BF3"/>
    <w:rsid w:val="00966671"/>
    <w:rsid w:val="00966A30"/>
    <w:rsid w:val="0096739C"/>
    <w:rsid w:val="00971214"/>
    <w:rsid w:val="0099159D"/>
    <w:rsid w:val="00992064"/>
    <w:rsid w:val="009924D4"/>
    <w:rsid w:val="009A5AC6"/>
    <w:rsid w:val="009C2D76"/>
    <w:rsid w:val="009C3892"/>
    <w:rsid w:val="009C4598"/>
    <w:rsid w:val="009C75E5"/>
    <w:rsid w:val="009C7D8F"/>
    <w:rsid w:val="009D2CD4"/>
    <w:rsid w:val="009D51F8"/>
    <w:rsid w:val="009D74F4"/>
    <w:rsid w:val="009E5E7A"/>
    <w:rsid w:val="009F2D93"/>
    <w:rsid w:val="009F39D2"/>
    <w:rsid w:val="009F49F2"/>
    <w:rsid w:val="00A05ACF"/>
    <w:rsid w:val="00A05E54"/>
    <w:rsid w:val="00A0732C"/>
    <w:rsid w:val="00A10969"/>
    <w:rsid w:val="00A27862"/>
    <w:rsid w:val="00A30C8D"/>
    <w:rsid w:val="00A3172A"/>
    <w:rsid w:val="00A4032B"/>
    <w:rsid w:val="00A404FB"/>
    <w:rsid w:val="00A51DAD"/>
    <w:rsid w:val="00A61B5A"/>
    <w:rsid w:val="00A642DF"/>
    <w:rsid w:val="00A642E2"/>
    <w:rsid w:val="00A6564B"/>
    <w:rsid w:val="00A6732D"/>
    <w:rsid w:val="00A721AE"/>
    <w:rsid w:val="00A93356"/>
    <w:rsid w:val="00A93F83"/>
    <w:rsid w:val="00A9409E"/>
    <w:rsid w:val="00AA1925"/>
    <w:rsid w:val="00AA23B8"/>
    <w:rsid w:val="00AA462A"/>
    <w:rsid w:val="00AB1E0F"/>
    <w:rsid w:val="00AB7820"/>
    <w:rsid w:val="00AC02A3"/>
    <w:rsid w:val="00AC1441"/>
    <w:rsid w:val="00AD6047"/>
    <w:rsid w:val="00AE1CF0"/>
    <w:rsid w:val="00AF6A00"/>
    <w:rsid w:val="00B03089"/>
    <w:rsid w:val="00B04A2E"/>
    <w:rsid w:val="00B06946"/>
    <w:rsid w:val="00B111EB"/>
    <w:rsid w:val="00B134B5"/>
    <w:rsid w:val="00B13B04"/>
    <w:rsid w:val="00B16E4F"/>
    <w:rsid w:val="00B220E7"/>
    <w:rsid w:val="00B2211C"/>
    <w:rsid w:val="00B243FC"/>
    <w:rsid w:val="00B24505"/>
    <w:rsid w:val="00B24EAF"/>
    <w:rsid w:val="00B25837"/>
    <w:rsid w:val="00B32C4B"/>
    <w:rsid w:val="00B32F46"/>
    <w:rsid w:val="00B371AD"/>
    <w:rsid w:val="00B37AEC"/>
    <w:rsid w:val="00B40569"/>
    <w:rsid w:val="00B43399"/>
    <w:rsid w:val="00B54F92"/>
    <w:rsid w:val="00B571F0"/>
    <w:rsid w:val="00B60CA9"/>
    <w:rsid w:val="00B634F3"/>
    <w:rsid w:val="00B648FC"/>
    <w:rsid w:val="00B65643"/>
    <w:rsid w:val="00B746EC"/>
    <w:rsid w:val="00B8299C"/>
    <w:rsid w:val="00B860DB"/>
    <w:rsid w:val="00BB48B4"/>
    <w:rsid w:val="00BB6229"/>
    <w:rsid w:val="00BC30A2"/>
    <w:rsid w:val="00BD38BA"/>
    <w:rsid w:val="00BE7405"/>
    <w:rsid w:val="00BF28B3"/>
    <w:rsid w:val="00BF28C2"/>
    <w:rsid w:val="00BF6738"/>
    <w:rsid w:val="00C04CFE"/>
    <w:rsid w:val="00C05634"/>
    <w:rsid w:val="00C064BB"/>
    <w:rsid w:val="00C06A67"/>
    <w:rsid w:val="00C06AF6"/>
    <w:rsid w:val="00C10770"/>
    <w:rsid w:val="00C11905"/>
    <w:rsid w:val="00C13367"/>
    <w:rsid w:val="00C2028B"/>
    <w:rsid w:val="00C23124"/>
    <w:rsid w:val="00C30944"/>
    <w:rsid w:val="00C31EC3"/>
    <w:rsid w:val="00C40991"/>
    <w:rsid w:val="00C4237B"/>
    <w:rsid w:val="00C46E68"/>
    <w:rsid w:val="00C47674"/>
    <w:rsid w:val="00C50424"/>
    <w:rsid w:val="00C64C50"/>
    <w:rsid w:val="00C64F46"/>
    <w:rsid w:val="00C67F0B"/>
    <w:rsid w:val="00C75A79"/>
    <w:rsid w:val="00C77A10"/>
    <w:rsid w:val="00C80EDF"/>
    <w:rsid w:val="00C86524"/>
    <w:rsid w:val="00CA3872"/>
    <w:rsid w:val="00CB7293"/>
    <w:rsid w:val="00CC20AE"/>
    <w:rsid w:val="00CD12DF"/>
    <w:rsid w:val="00CD21A9"/>
    <w:rsid w:val="00CD3FE1"/>
    <w:rsid w:val="00CD77BA"/>
    <w:rsid w:val="00CE1443"/>
    <w:rsid w:val="00CE17C4"/>
    <w:rsid w:val="00CE5BA9"/>
    <w:rsid w:val="00CE654A"/>
    <w:rsid w:val="00CF0F31"/>
    <w:rsid w:val="00CF187B"/>
    <w:rsid w:val="00CF1FEE"/>
    <w:rsid w:val="00D12E63"/>
    <w:rsid w:val="00D145B6"/>
    <w:rsid w:val="00D14D0F"/>
    <w:rsid w:val="00D2468A"/>
    <w:rsid w:val="00D25DFD"/>
    <w:rsid w:val="00D27C73"/>
    <w:rsid w:val="00D30064"/>
    <w:rsid w:val="00D32082"/>
    <w:rsid w:val="00D33871"/>
    <w:rsid w:val="00D40417"/>
    <w:rsid w:val="00D44541"/>
    <w:rsid w:val="00D45CDB"/>
    <w:rsid w:val="00D46736"/>
    <w:rsid w:val="00D53E9C"/>
    <w:rsid w:val="00D56838"/>
    <w:rsid w:val="00D65B78"/>
    <w:rsid w:val="00D66286"/>
    <w:rsid w:val="00D71B6E"/>
    <w:rsid w:val="00D72C31"/>
    <w:rsid w:val="00D72D5F"/>
    <w:rsid w:val="00D741C1"/>
    <w:rsid w:val="00D77446"/>
    <w:rsid w:val="00D827B9"/>
    <w:rsid w:val="00D9554D"/>
    <w:rsid w:val="00D9558E"/>
    <w:rsid w:val="00D957AB"/>
    <w:rsid w:val="00D961CE"/>
    <w:rsid w:val="00DA020A"/>
    <w:rsid w:val="00DB7AA6"/>
    <w:rsid w:val="00DC3A36"/>
    <w:rsid w:val="00DF265C"/>
    <w:rsid w:val="00DF29A6"/>
    <w:rsid w:val="00DF37B0"/>
    <w:rsid w:val="00DF3CAF"/>
    <w:rsid w:val="00DF76A1"/>
    <w:rsid w:val="00E0144E"/>
    <w:rsid w:val="00E04ECC"/>
    <w:rsid w:val="00E06911"/>
    <w:rsid w:val="00E1597F"/>
    <w:rsid w:val="00E16AF0"/>
    <w:rsid w:val="00E26F00"/>
    <w:rsid w:val="00E30C0C"/>
    <w:rsid w:val="00E325B4"/>
    <w:rsid w:val="00E36646"/>
    <w:rsid w:val="00E40C41"/>
    <w:rsid w:val="00E53879"/>
    <w:rsid w:val="00E6118D"/>
    <w:rsid w:val="00E61B23"/>
    <w:rsid w:val="00E61C0A"/>
    <w:rsid w:val="00E6295A"/>
    <w:rsid w:val="00E70DB4"/>
    <w:rsid w:val="00E87F22"/>
    <w:rsid w:val="00E94366"/>
    <w:rsid w:val="00EA1A53"/>
    <w:rsid w:val="00EA64FF"/>
    <w:rsid w:val="00EB173E"/>
    <w:rsid w:val="00EB20F0"/>
    <w:rsid w:val="00EB3198"/>
    <w:rsid w:val="00EB36F6"/>
    <w:rsid w:val="00EB37CB"/>
    <w:rsid w:val="00EB59E1"/>
    <w:rsid w:val="00EB75B5"/>
    <w:rsid w:val="00EB77BC"/>
    <w:rsid w:val="00EC1F14"/>
    <w:rsid w:val="00EC47E6"/>
    <w:rsid w:val="00ED247C"/>
    <w:rsid w:val="00ED6093"/>
    <w:rsid w:val="00EE41D0"/>
    <w:rsid w:val="00EE694A"/>
    <w:rsid w:val="00EE6C76"/>
    <w:rsid w:val="00EF0A10"/>
    <w:rsid w:val="00F10E25"/>
    <w:rsid w:val="00F12E76"/>
    <w:rsid w:val="00F14DC5"/>
    <w:rsid w:val="00F15BA6"/>
    <w:rsid w:val="00F17B29"/>
    <w:rsid w:val="00F277D0"/>
    <w:rsid w:val="00F3253E"/>
    <w:rsid w:val="00F33639"/>
    <w:rsid w:val="00F3452A"/>
    <w:rsid w:val="00F34970"/>
    <w:rsid w:val="00F37256"/>
    <w:rsid w:val="00F40046"/>
    <w:rsid w:val="00F40747"/>
    <w:rsid w:val="00F51E62"/>
    <w:rsid w:val="00F53BAE"/>
    <w:rsid w:val="00F5406B"/>
    <w:rsid w:val="00F67CA3"/>
    <w:rsid w:val="00F720BC"/>
    <w:rsid w:val="00F74BA1"/>
    <w:rsid w:val="00F75FEA"/>
    <w:rsid w:val="00F7627A"/>
    <w:rsid w:val="00F81EAE"/>
    <w:rsid w:val="00F878DF"/>
    <w:rsid w:val="00F87CAD"/>
    <w:rsid w:val="00F93BF8"/>
    <w:rsid w:val="00FA04F8"/>
    <w:rsid w:val="00FA42E0"/>
    <w:rsid w:val="00FA712E"/>
    <w:rsid w:val="00FB48F6"/>
    <w:rsid w:val="00FC0907"/>
    <w:rsid w:val="00FC21C0"/>
    <w:rsid w:val="00FC537D"/>
    <w:rsid w:val="00FC61DD"/>
    <w:rsid w:val="00FD0D56"/>
    <w:rsid w:val="00FD3FDC"/>
    <w:rsid w:val="00FD46DE"/>
    <w:rsid w:val="00FD7750"/>
    <w:rsid w:val="00FD7F83"/>
    <w:rsid w:val="00FE0FEF"/>
    <w:rsid w:val="00FE36F7"/>
    <w:rsid w:val="158D36E7"/>
    <w:rsid w:val="28C72A1B"/>
    <w:rsid w:val="36C633E0"/>
    <w:rsid w:val="50850B18"/>
    <w:rsid w:val="5CBB6A7C"/>
    <w:rsid w:val="617B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A1AB540"/>
  <w15:docId w15:val="{0593DFA8-E527-4470-B964-3A54F62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0907"/>
    <w:pPr>
      <w:widowControl w:val="0"/>
      <w:spacing w:line="400" w:lineRule="exact"/>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spacing w:afterLines="50" w:after="163" w:line="240" w:lineRule="auto"/>
      <w:ind w:firstLineChars="0" w:firstLine="0"/>
      <w:jc w:val="left"/>
      <w:textAlignment w:val="center"/>
      <w:outlineLvl w:val="0"/>
    </w:pPr>
    <w:rPr>
      <w:rFonts w:eastAsia="黑体"/>
      <w:bCs/>
      <w:kern w:val="44"/>
      <w:szCs w:val="44"/>
    </w:rPr>
  </w:style>
  <w:style w:type="paragraph" w:styleId="2">
    <w:name w:val="heading 2"/>
    <w:basedOn w:val="a"/>
    <w:next w:val="a"/>
    <w:link w:val="20"/>
    <w:uiPriority w:val="9"/>
    <w:unhideWhenUsed/>
    <w:qFormat/>
    <w:pPr>
      <w:spacing w:line="240" w:lineRule="auto"/>
      <w:ind w:firstLineChars="0" w:firstLine="0"/>
      <w:jc w:val="left"/>
      <w:textAlignment w:val="center"/>
      <w:outlineLvl w:val="1"/>
    </w:pPr>
    <w:rPr>
      <w:rFonts w:eastAsia="黑体" w:cstheme="majorBidi"/>
      <w:bCs/>
      <w:sz w:val="28"/>
      <w:szCs w:val="32"/>
    </w:rPr>
  </w:style>
  <w:style w:type="paragraph" w:styleId="3">
    <w:name w:val="heading 3"/>
    <w:basedOn w:val="a"/>
    <w:next w:val="a"/>
    <w:link w:val="30"/>
    <w:uiPriority w:val="9"/>
    <w:unhideWhenUsed/>
    <w:qFormat/>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3803A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803AC"/>
    <w:pPr>
      <w:keepNext/>
      <w:keepLines/>
      <w:spacing w:before="280" w:after="290" w:line="376" w:lineRule="atLeast"/>
      <w:outlineLvl w:val="4"/>
    </w:pPr>
    <w:rPr>
      <w:b/>
      <w:bCs/>
      <w:sz w:val="28"/>
      <w:szCs w:val="28"/>
    </w:rPr>
  </w:style>
  <w:style w:type="paragraph" w:styleId="6">
    <w:name w:val="heading 6"/>
    <w:basedOn w:val="a"/>
    <w:next w:val="a"/>
    <w:link w:val="60"/>
    <w:uiPriority w:val="9"/>
    <w:unhideWhenUsed/>
    <w:qFormat/>
    <w:rsid w:val="003803AC"/>
    <w:pPr>
      <w:keepNext/>
      <w:keepLines/>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3803AC"/>
    <w:pPr>
      <w:keepNext/>
      <w:keepLines/>
      <w:spacing w:before="240" w:after="64" w:line="320" w:lineRule="atLeast"/>
      <w:outlineLvl w:val="6"/>
    </w:pPr>
    <w:rPr>
      <w:b/>
      <w:bCs/>
      <w:szCs w:val="24"/>
    </w:rPr>
  </w:style>
  <w:style w:type="paragraph" w:styleId="8">
    <w:name w:val="heading 8"/>
    <w:basedOn w:val="a"/>
    <w:next w:val="a"/>
    <w:link w:val="80"/>
    <w:uiPriority w:val="9"/>
    <w:unhideWhenUsed/>
    <w:qFormat/>
    <w:rsid w:val="003803AC"/>
    <w:pPr>
      <w:keepNext/>
      <w:keepLines/>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3803AC"/>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a7">
    <w:name w:val="Body Text"/>
    <w:basedOn w:val="a"/>
    <w:link w:val="a8"/>
    <w:unhideWhenUsed/>
    <w:qFormat/>
    <w:pPr>
      <w:spacing w:line="240" w:lineRule="auto"/>
      <w:ind w:firstLineChars="0" w:firstLine="0"/>
    </w:pPr>
    <w:rPr>
      <w:rFonts w:cs="Times New Roman"/>
      <w:szCs w:val="20"/>
    </w:rPr>
  </w:style>
  <w:style w:type="paragraph" w:styleId="31">
    <w:name w:val="toc 3"/>
    <w:basedOn w:val="a"/>
    <w:next w:val="a"/>
    <w:uiPriority w:val="39"/>
    <w:unhideWhenUsed/>
    <w:qFormat/>
    <w:pPr>
      <w:widowControl/>
      <w:tabs>
        <w:tab w:val="right" w:leader="dot" w:pos="8296"/>
      </w:tabs>
      <w:spacing w:line="259" w:lineRule="auto"/>
      <w:ind w:left="442" w:firstLineChars="0" w:firstLine="0"/>
      <w:jc w:val="left"/>
      <w:textAlignment w:val="center"/>
    </w:pPr>
    <w:rPr>
      <w:rFonts w:asciiTheme="minorHAnsi" w:eastAsiaTheme="minorEastAsia" w:hAnsiTheme="minorHAnsi" w:cs="Times New Roman"/>
      <w:kern w:val="0"/>
      <w:sz w:val="22"/>
    </w:rPr>
  </w:style>
  <w:style w:type="paragraph" w:styleId="21">
    <w:name w:val="Body Text Indent 2"/>
    <w:basedOn w:val="a"/>
    <w:link w:val="22"/>
    <w:unhideWhenUsed/>
    <w:qFormat/>
    <w:pPr>
      <w:spacing w:line="360" w:lineRule="exact"/>
      <w:ind w:firstLine="480"/>
      <w:jc w:val="left"/>
    </w:pPr>
    <w:rPr>
      <w:rFonts w:ascii="宋体" w:hAnsi="宋体" w:cs="Times New Roman"/>
      <w:szCs w:val="20"/>
    </w:r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ind w:firstLineChars="0" w:firstLine="0"/>
      <w:jc w:val="left"/>
    </w:pPr>
    <w:rPr>
      <w:rFonts w:asciiTheme="minorHAnsi" w:eastAsiaTheme="minorEastAsia" w:hAnsiTheme="minorHAnsi" w:cs="Times New Roman"/>
      <w:kern w:val="0"/>
      <w:sz w:val="22"/>
    </w:rPr>
  </w:style>
  <w:style w:type="paragraph" w:styleId="af">
    <w:name w:val="Subtitle"/>
    <w:basedOn w:val="a"/>
    <w:next w:val="a"/>
    <w:link w:val="af0"/>
    <w:uiPriority w:val="11"/>
    <w:qFormat/>
    <w:pPr>
      <w:ind w:left="200" w:hangingChars="200" w:hanging="200"/>
      <w:outlineLvl w:val="1"/>
    </w:pPr>
    <w:rPr>
      <w:bCs/>
      <w:kern w:val="28"/>
      <w:szCs w:val="32"/>
    </w:rPr>
  </w:style>
  <w:style w:type="paragraph" w:styleId="23">
    <w:name w:val="toc 2"/>
    <w:basedOn w:val="a"/>
    <w:next w:val="a"/>
    <w:uiPriority w:val="39"/>
    <w:unhideWhenUsed/>
    <w:qFormat/>
    <w:pPr>
      <w:widowControl/>
      <w:tabs>
        <w:tab w:val="right" w:leader="dot" w:pos="8296"/>
      </w:tabs>
      <w:spacing w:after="100" w:line="259" w:lineRule="auto"/>
      <w:ind w:left="221" w:firstLineChars="0" w:firstLine="0"/>
      <w:jc w:val="left"/>
      <w:textAlignment w:val="center"/>
    </w:pPr>
    <w:rPr>
      <w:rFonts w:asciiTheme="minorHAnsi" w:eastAsiaTheme="minorEastAsia" w:hAnsiTheme="minorHAnsi" w:cs="Times New Roman"/>
      <w:kern w:val="0"/>
      <w:sz w:val="22"/>
    </w:rPr>
  </w:style>
  <w:style w:type="paragraph" w:styleId="af1">
    <w:name w:val="Normal (Web)"/>
    <w:basedOn w:val="a"/>
    <w:uiPriority w:val="99"/>
    <w:semiHidden/>
    <w:unhideWhenUsed/>
    <w:qFormat/>
    <w:pPr>
      <w:widowControl/>
      <w:spacing w:before="100" w:beforeAutospacing="1" w:after="100" w:afterAutospacing="1"/>
      <w:jc w:val="left"/>
    </w:pPr>
    <w:rPr>
      <w:rFonts w:ascii="宋体" w:hAnsi="宋体" w:cs="宋体"/>
      <w:kern w:val="0"/>
      <w:szCs w:val="24"/>
    </w:rPr>
  </w:style>
  <w:style w:type="paragraph" w:styleId="af2">
    <w:name w:val="Title"/>
    <w:basedOn w:val="a"/>
    <w:next w:val="a"/>
    <w:link w:val="af3"/>
    <w:uiPriority w:val="10"/>
    <w:qFormat/>
    <w:pPr>
      <w:snapToGrid w:val="0"/>
      <w:spacing w:line="360" w:lineRule="auto"/>
      <w:textAlignment w:val="center"/>
    </w:pPr>
    <w:rPr>
      <w:rFonts w:cstheme="majorBidi"/>
      <w:bCs/>
      <w:szCs w:val="32"/>
    </w:rPr>
  </w:style>
  <w:style w:type="character" w:styleId="af4">
    <w:name w:val="Emphasis"/>
    <w:basedOn w:val="a0"/>
    <w:uiPriority w:val="20"/>
    <w:qFormat/>
    <w:rPr>
      <w:i/>
      <w:iCs/>
    </w:rPr>
  </w:style>
  <w:style w:type="character" w:styleId="af5">
    <w:name w:val="Hyperlink"/>
    <w:basedOn w:val="a0"/>
    <w:uiPriority w:val="99"/>
    <w:unhideWhenUsed/>
    <w:qFormat/>
    <w:rPr>
      <w:color w:val="0563C1" w:themeColor="hyperlink"/>
      <w:u w:val="single"/>
    </w:rPr>
  </w:style>
  <w:style w:type="character" w:styleId="af6">
    <w:name w:val="annotation reference"/>
    <w:basedOn w:val="a0"/>
    <w:uiPriority w:val="99"/>
    <w:semiHidden/>
    <w:unhideWhenUsed/>
    <w:qFormat/>
    <w:rPr>
      <w:sz w:val="21"/>
      <w:szCs w:val="21"/>
    </w:rPr>
  </w:style>
  <w:style w:type="table" w:styleId="af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黑体" w:hAnsi="Times New Roman"/>
      <w:bCs/>
      <w:kern w:val="44"/>
      <w:sz w:val="24"/>
      <w:szCs w:val="44"/>
    </w:rPr>
  </w:style>
  <w:style w:type="character" w:customStyle="1" w:styleId="20">
    <w:name w:val="标题 2 字符"/>
    <w:basedOn w:val="a0"/>
    <w:link w:val="2"/>
    <w:uiPriority w:val="9"/>
    <w:qFormat/>
    <w:rPr>
      <w:rFonts w:ascii="Times New Roman" w:eastAsia="黑体" w:hAnsi="Times New Roman" w:cstheme="majorBidi"/>
      <w:bCs/>
      <w:sz w:val="28"/>
      <w:szCs w:val="32"/>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styleId="af8">
    <w:name w:val="List Paragraph"/>
    <w:basedOn w:val="a"/>
    <w:uiPriority w:val="34"/>
    <w:qFormat/>
  </w:style>
  <w:style w:type="paragraph" w:styleId="af9">
    <w:name w:val="No Spacing"/>
    <w:uiPriority w:val="1"/>
    <w:qFormat/>
    <w:pPr>
      <w:widowControl w:val="0"/>
      <w:jc w:val="center"/>
      <w:outlineLvl w:val="0"/>
    </w:pPr>
    <w:rPr>
      <w:rFonts w:ascii="Times New Roman" w:eastAsia="黑体" w:hAnsi="Times New Roman"/>
      <w:kern w:val="2"/>
      <w:sz w:val="32"/>
      <w:szCs w:val="22"/>
    </w:rPr>
  </w:style>
  <w:style w:type="character" w:customStyle="1" w:styleId="af3">
    <w:name w:val="标题 字符"/>
    <w:basedOn w:val="a0"/>
    <w:link w:val="af2"/>
    <w:uiPriority w:val="10"/>
    <w:qFormat/>
    <w:rPr>
      <w:rFonts w:ascii="Times New Roman" w:eastAsia="宋体" w:hAnsi="Times New Roman" w:cstheme="majorBidi"/>
      <w:bCs/>
      <w:kern w:val="2"/>
      <w:sz w:val="24"/>
      <w:szCs w:val="32"/>
    </w:rPr>
  </w:style>
  <w:style w:type="character" w:customStyle="1" w:styleId="af0">
    <w:name w:val="副标题 字符"/>
    <w:basedOn w:val="a0"/>
    <w:link w:val="af"/>
    <w:uiPriority w:val="11"/>
    <w:qFormat/>
    <w:rPr>
      <w:rFonts w:ascii="Times New Roman" w:eastAsia="宋体" w:hAnsi="Times New Roman"/>
      <w:bCs/>
      <w:kern w:val="28"/>
      <w:sz w:val="24"/>
      <w:szCs w:val="32"/>
    </w:rPr>
  </w:style>
  <w:style w:type="character" w:customStyle="1" w:styleId="a8">
    <w:name w:val="正文文本 字符"/>
    <w:basedOn w:val="a0"/>
    <w:link w:val="a7"/>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宋体" w:eastAsia="宋体" w:hAnsi="宋体" w:cs="Times New Roman"/>
      <w:sz w:val="24"/>
      <w:szCs w:val="20"/>
    </w:rPr>
  </w:style>
  <w:style w:type="character" w:customStyle="1" w:styleId="tlid-translation">
    <w:name w:val="tlid-translation"/>
    <w:basedOn w:val="a0"/>
    <w:qFormat/>
  </w:style>
  <w:style w:type="paragraph" w:customStyle="1" w:styleId="afa">
    <w:name w:val="公式排序"/>
    <w:basedOn w:val="af2"/>
    <w:link w:val="afb"/>
    <w:qFormat/>
    <w:pPr>
      <w:tabs>
        <w:tab w:val="center" w:pos="4080"/>
      </w:tabs>
      <w:ind w:firstLineChars="0" w:firstLine="0"/>
    </w:pPr>
  </w:style>
  <w:style w:type="character" w:customStyle="1" w:styleId="afb">
    <w:name w:val="公式排序 字符"/>
    <w:basedOn w:val="af3"/>
    <w:link w:val="afa"/>
    <w:qFormat/>
    <w:rPr>
      <w:rFonts w:ascii="Times New Roman" w:eastAsia="宋体" w:hAnsi="Times New Roman" w:cstheme="majorBidi"/>
      <w:bCs/>
      <w:kern w:val="2"/>
      <w:sz w:val="24"/>
      <w:szCs w:val="32"/>
    </w:rPr>
  </w:style>
  <w:style w:type="paragraph" w:customStyle="1" w:styleId="afc">
    <w:name w:val="公式序号"/>
    <w:basedOn w:val="afa"/>
    <w:link w:val="afd"/>
    <w:qFormat/>
    <w:pPr>
      <w:tabs>
        <w:tab w:val="right" w:pos="8160"/>
      </w:tabs>
    </w:pPr>
  </w:style>
  <w:style w:type="character" w:customStyle="1" w:styleId="afd">
    <w:name w:val="公式序号 字符"/>
    <w:basedOn w:val="afb"/>
    <w:link w:val="afc"/>
    <w:qFormat/>
    <w:rPr>
      <w:rFonts w:ascii="Times New Roman" w:eastAsia="宋体" w:hAnsi="Times New Roman" w:cstheme="majorBidi"/>
      <w:bCs/>
      <w:kern w:val="2"/>
      <w:sz w:val="24"/>
      <w:szCs w:val="32"/>
    </w:rPr>
  </w:style>
  <w:style w:type="paragraph" w:customStyle="1" w:styleId="afe">
    <w:name w:val="图名"/>
    <w:basedOn w:val="a"/>
    <w:link w:val="aff"/>
    <w:qFormat/>
    <w:pPr>
      <w:spacing w:line="240" w:lineRule="exact"/>
      <w:ind w:firstLineChars="0" w:firstLine="0"/>
      <w:jc w:val="center"/>
    </w:pPr>
    <w:rPr>
      <w:rFonts w:asciiTheme="minorEastAsia" w:eastAsia="楷体" w:hAnsiTheme="minorEastAsia"/>
      <w:sz w:val="21"/>
      <w:szCs w:val="24"/>
    </w:rPr>
  </w:style>
  <w:style w:type="character" w:customStyle="1" w:styleId="aff">
    <w:name w:val="图名 字符"/>
    <w:basedOn w:val="a0"/>
    <w:link w:val="afe"/>
    <w:qFormat/>
    <w:rPr>
      <w:rFonts w:asciiTheme="minorEastAsia" w:eastAsia="楷体" w:hAnsiTheme="minorEastAsia"/>
      <w:szCs w:val="24"/>
    </w:rPr>
  </w:style>
  <w:style w:type="character" w:customStyle="1" w:styleId="a6">
    <w:name w:val="批注文字 字符"/>
    <w:basedOn w:val="a0"/>
    <w:link w:val="a4"/>
    <w:uiPriority w:val="99"/>
    <w:semiHidden/>
    <w:qFormat/>
    <w:rPr>
      <w:rFonts w:ascii="Times New Roman" w:eastAsia="宋体" w:hAnsi="Times New Roman"/>
      <w:sz w:val="24"/>
    </w:rPr>
  </w:style>
  <w:style w:type="character" w:customStyle="1" w:styleId="a5">
    <w:name w:val="批注主题 字符"/>
    <w:basedOn w:val="a6"/>
    <w:link w:val="a3"/>
    <w:uiPriority w:val="99"/>
    <w:semiHidden/>
    <w:qFormat/>
    <w:rPr>
      <w:rFonts w:ascii="Times New Roman" w:eastAsia="宋体" w:hAnsi="Times New Roman"/>
      <w:b/>
      <w:bCs/>
      <w:sz w:val="24"/>
    </w:rPr>
  </w:style>
  <w:style w:type="character" w:customStyle="1" w:styleId="aa">
    <w:name w:val="批注框文本 字符"/>
    <w:basedOn w:val="a0"/>
    <w:link w:val="a9"/>
    <w:uiPriority w:val="99"/>
    <w:semiHidden/>
    <w:qFormat/>
    <w:rPr>
      <w:rFonts w:ascii="Times New Roman" w:eastAsia="宋体" w:hAnsi="Times New Roman"/>
      <w:sz w:val="18"/>
      <w:szCs w:val="18"/>
    </w:rPr>
  </w:style>
  <w:style w:type="paragraph" w:customStyle="1" w:styleId="TOC1">
    <w:name w:val="TOC 标题1"/>
    <w:basedOn w:val="1"/>
    <w:next w:val="a"/>
    <w:uiPriority w:val="39"/>
    <w:unhideWhenUsed/>
    <w:qFormat/>
    <w:pPr>
      <w:keepNext/>
      <w:keepLines/>
      <w:widowControl/>
      <w:spacing w:before="240" w:afterLines="0" w:after="0" w:line="259" w:lineRule="auto"/>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30">
    <w:name w:val="标题 3 字符"/>
    <w:basedOn w:val="a0"/>
    <w:link w:val="3"/>
    <w:uiPriority w:val="9"/>
    <w:qFormat/>
    <w:rPr>
      <w:rFonts w:ascii="Times New Roman" w:eastAsia="宋体" w:hAnsi="Times New Roman"/>
      <w:b/>
      <w:bCs/>
      <w:sz w:val="32"/>
      <w:szCs w:val="32"/>
    </w:rPr>
  </w:style>
  <w:style w:type="character" w:styleId="aff0">
    <w:name w:val="Placeholder Text"/>
    <w:basedOn w:val="a0"/>
    <w:uiPriority w:val="99"/>
    <w:semiHidden/>
    <w:rsid w:val="00911178"/>
    <w:rPr>
      <w:color w:val="808080"/>
    </w:rPr>
  </w:style>
  <w:style w:type="paragraph" w:styleId="aff1">
    <w:name w:val="Date"/>
    <w:basedOn w:val="a"/>
    <w:next w:val="a"/>
    <w:link w:val="aff2"/>
    <w:uiPriority w:val="99"/>
    <w:semiHidden/>
    <w:unhideWhenUsed/>
    <w:rsid w:val="00FC537D"/>
    <w:pPr>
      <w:ind w:leftChars="2500" w:left="100"/>
    </w:pPr>
  </w:style>
  <w:style w:type="character" w:customStyle="1" w:styleId="aff2">
    <w:name w:val="日期 字符"/>
    <w:basedOn w:val="a0"/>
    <w:link w:val="aff1"/>
    <w:uiPriority w:val="99"/>
    <w:semiHidden/>
    <w:rsid w:val="00FC537D"/>
    <w:rPr>
      <w:rFonts w:ascii="Times New Roman" w:eastAsia="宋体" w:hAnsi="Times New Roman"/>
      <w:kern w:val="2"/>
      <w:sz w:val="24"/>
      <w:szCs w:val="22"/>
    </w:rPr>
  </w:style>
  <w:style w:type="paragraph" w:styleId="aff3">
    <w:name w:val="Revision"/>
    <w:hidden/>
    <w:uiPriority w:val="99"/>
    <w:semiHidden/>
    <w:rsid w:val="00B13B04"/>
    <w:rPr>
      <w:rFonts w:ascii="Times New Roman" w:eastAsia="宋体" w:hAnsi="Times New Roman"/>
      <w:kern w:val="2"/>
      <w:sz w:val="24"/>
      <w:szCs w:val="22"/>
    </w:rPr>
  </w:style>
  <w:style w:type="character" w:customStyle="1" w:styleId="40">
    <w:name w:val="标题 4 字符"/>
    <w:basedOn w:val="a0"/>
    <w:link w:val="4"/>
    <w:uiPriority w:val="9"/>
    <w:rsid w:val="003803A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3803AC"/>
    <w:rPr>
      <w:rFonts w:ascii="Times New Roman" w:eastAsia="宋体" w:hAnsi="Times New Roman"/>
      <w:b/>
      <w:bCs/>
      <w:kern w:val="2"/>
      <w:sz w:val="28"/>
      <w:szCs w:val="28"/>
    </w:rPr>
  </w:style>
  <w:style w:type="character" w:customStyle="1" w:styleId="60">
    <w:name w:val="标题 6 字符"/>
    <w:basedOn w:val="a0"/>
    <w:link w:val="6"/>
    <w:uiPriority w:val="9"/>
    <w:rsid w:val="003803AC"/>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3803AC"/>
    <w:rPr>
      <w:rFonts w:ascii="Times New Roman" w:eastAsia="宋体" w:hAnsi="Times New Roman"/>
      <w:b/>
      <w:bCs/>
      <w:kern w:val="2"/>
      <w:sz w:val="24"/>
      <w:szCs w:val="24"/>
    </w:rPr>
  </w:style>
  <w:style w:type="character" w:customStyle="1" w:styleId="80">
    <w:name w:val="标题 8 字符"/>
    <w:basedOn w:val="a0"/>
    <w:link w:val="8"/>
    <w:uiPriority w:val="9"/>
    <w:rsid w:val="003803AC"/>
    <w:rPr>
      <w:rFonts w:asciiTheme="majorHAnsi" w:eastAsiaTheme="majorEastAsia" w:hAnsiTheme="majorHAnsi" w:cstheme="majorBidi"/>
      <w:kern w:val="2"/>
      <w:sz w:val="24"/>
      <w:szCs w:val="24"/>
    </w:rPr>
  </w:style>
  <w:style w:type="character" w:customStyle="1" w:styleId="90">
    <w:name w:val="标题 9 字符"/>
    <w:basedOn w:val="a0"/>
    <w:link w:val="9"/>
    <w:uiPriority w:val="9"/>
    <w:rsid w:val="003803AC"/>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34642">
      <w:bodyDiv w:val="1"/>
      <w:marLeft w:val="0"/>
      <w:marRight w:val="0"/>
      <w:marTop w:val="0"/>
      <w:marBottom w:val="0"/>
      <w:divBdr>
        <w:top w:val="none" w:sz="0" w:space="0" w:color="auto"/>
        <w:left w:val="none" w:sz="0" w:space="0" w:color="auto"/>
        <w:bottom w:val="none" w:sz="0" w:space="0" w:color="auto"/>
        <w:right w:val="none" w:sz="0" w:space="0" w:color="auto"/>
      </w:divBdr>
      <w:divsChild>
        <w:div w:id="995038231">
          <w:marLeft w:val="0"/>
          <w:marRight w:val="0"/>
          <w:marTop w:val="0"/>
          <w:marBottom w:val="0"/>
          <w:divBdr>
            <w:top w:val="none" w:sz="0" w:space="0" w:color="auto"/>
            <w:left w:val="none" w:sz="0" w:space="0" w:color="auto"/>
            <w:bottom w:val="none" w:sz="0" w:space="0" w:color="auto"/>
            <w:right w:val="none" w:sz="0" w:space="0" w:color="auto"/>
          </w:divBdr>
          <w:divsChild>
            <w:div w:id="656416121">
              <w:marLeft w:val="0"/>
              <w:marRight w:val="0"/>
              <w:marTop w:val="0"/>
              <w:marBottom w:val="0"/>
              <w:divBdr>
                <w:top w:val="none" w:sz="0" w:space="0" w:color="auto"/>
                <w:left w:val="none" w:sz="0" w:space="0" w:color="auto"/>
                <w:bottom w:val="none" w:sz="0" w:space="0" w:color="auto"/>
                <w:right w:val="none" w:sz="0" w:space="0" w:color="auto"/>
              </w:divBdr>
              <w:divsChild>
                <w:div w:id="1536890926">
                  <w:marLeft w:val="0"/>
                  <w:marRight w:val="0"/>
                  <w:marTop w:val="0"/>
                  <w:marBottom w:val="0"/>
                  <w:divBdr>
                    <w:top w:val="none" w:sz="0" w:space="0" w:color="auto"/>
                    <w:left w:val="none" w:sz="0" w:space="0" w:color="auto"/>
                    <w:bottom w:val="none" w:sz="0" w:space="0" w:color="auto"/>
                    <w:right w:val="none" w:sz="0" w:space="0" w:color="auto"/>
                  </w:divBdr>
                  <w:divsChild>
                    <w:div w:id="1666350328">
                      <w:marLeft w:val="0"/>
                      <w:marRight w:val="0"/>
                      <w:marTop w:val="0"/>
                      <w:marBottom w:val="0"/>
                      <w:divBdr>
                        <w:top w:val="none" w:sz="0" w:space="0" w:color="auto"/>
                        <w:left w:val="none" w:sz="0" w:space="0" w:color="auto"/>
                        <w:bottom w:val="none" w:sz="0" w:space="0" w:color="auto"/>
                        <w:right w:val="none" w:sz="0" w:space="0" w:color="auto"/>
                      </w:divBdr>
                      <w:divsChild>
                        <w:div w:id="430979435">
                          <w:marLeft w:val="0"/>
                          <w:marRight w:val="0"/>
                          <w:marTop w:val="0"/>
                          <w:marBottom w:val="0"/>
                          <w:divBdr>
                            <w:top w:val="none" w:sz="0" w:space="0" w:color="auto"/>
                            <w:left w:val="none" w:sz="0" w:space="0" w:color="auto"/>
                            <w:bottom w:val="none" w:sz="0" w:space="0" w:color="auto"/>
                            <w:right w:val="none" w:sz="0" w:space="0" w:color="auto"/>
                          </w:divBdr>
                          <w:divsChild>
                            <w:div w:id="1822576209">
                              <w:marLeft w:val="0"/>
                              <w:marRight w:val="300"/>
                              <w:marTop w:val="180"/>
                              <w:marBottom w:val="0"/>
                              <w:divBdr>
                                <w:top w:val="none" w:sz="0" w:space="0" w:color="auto"/>
                                <w:left w:val="none" w:sz="0" w:space="0" w:color="auto"/>
                                <w:bottom w:val="none" w:sz="0" w:space="0" w:color="auto"/>
                                <w:right w:val="none" w:sz="0" w:space="0" w:color="auto"/>
                              </w:divBdr>
                              <w:divsChild>
                                <w:div w:id="85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8462">
          <w:marLeft w:val="0"/>
          <w:marRight w:val="0"/>
          <w:marTop w:val="0"/>
          <w:marBottom w:val="0"/>
          <w:divBdr>
            <w:top w:val="none" w:sz="0" w:space="0" w:color="auto"/>
            <w:left w:val="none" w:sz="0" w:space="0" w:color="auto"/>
            <w:bottom w:val="none" w:sz="0" w:space="0" w:color="auto"/>
            <w:right w:val="none" w:sz="0" w:space="0" w:color="auto"/>
          </w:divBdr>
          <w:divsChild>
            <w:div w:id="1482964991">
              <w:marLeft w:val="0"/>
              <w:marRight w:val="0"/>
              <w:marTop w:val="0"/>
              <w:marBottom w:val="0"/>
              <w:divBdr>
                <w:top w:val="none" w:sz="0" w:space="0" w:color="auto"/>
                <w:left w:val="none" w:sz="0" w:space="0" w:color="auto"/>
                <w:bottom w:val="none" w:sz="0" w:space="0" w:color="auto"/>
                <w:right w:val="none" w:sz="0" w:space="0" w:color="auto"/>
              </w:divBdr>
              <w:divsChild>
                <w:div w:id="490175095">
                  <w:marLeft w:val="0"/>
                  <w:marRight w:val="0"/>
                  <w:marTop w:val="0"/>
                  <w:marBottom w:val="0"/>
                  <w:divBdr>
                    <w:top w:val="none" w:sz="0" w:space="0" w:color="auto"/>
                    <w:left w:val="none" w:sz="0" w:space="0" w:color="auto"/>
                    <w:bottom w:val="none" w:sz="0" w:space="0" w:color="auto"/>
                    <w:right w:val="none" w:sz="0" w:space="0" w:color="auto"/>
                  </w:divBdr>
                  <w:divsChild>
                    <w:div w:id="831215322">
                      <w:marLeft w:val="0"/>
                      <w:marRight w:val="0"/>
                      <w:marTop w:val="0"/>
                      <w:marBottom w:val="0"/>
                      <w:divBdr>
                        <w:top w:val="none" w:sz="0" w:space="0" w:color="auto"/>
                        <w:left w:val="none" w:sz="0" w:space="0" w:color="auto"/>
                        <w:bottom w:val="none" w:sz="0" w:space="0" w:color="auto"/>
                        <w:right w:val="none" w:sz="0" w:space="0" w:color="auto"/>
                      </w:divBdr>
                      <w:divsChild>
                        <w:div w:id="837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974933">
      <w:bodyDiv w:val="1"/>
      <w:marLeft w:val="0"/>
      <w:marRight w:val="0"/>
      <w:marTop w:val="0"/>
      <w:marBottom w:val="0"/>
      <w:divBdr>
        <w:top w:val="none" w:sz="0" w:space="0" w:color="auto"/>
        <w:left w:val="none" w:sz="0" w:space="0" w:color="auto"/>
        <w:bottom w:val="none" w:sz="0" w:space="0" w:color="auto"/>
        <w:right w:val="none" w:sz="0" w:space="0" w:color="auto"/>
      </w:divBdr>
    </w:div>
    <w:div w:id="1150829609">
      <w:bodyDiv w:val="1"/>
      <w:marLeft w:val="0"/>
      <w:marRight w:val="0"/>
      <w:marTop w:val="0"/>
      <w:marBottom w:val="0"/>
      <w:divBdr>
        <w:top w:val="none" w:sz="0" w:space="0" w:color="auto"/>
        <w:left w:val="none" w:sz="0" w:space="0" w:color="auto"/>
        <w:bottom w:val="none" w:sz="0" w:space="0" w:color="auto"/>
        <w:right w:val="none" w:sz="0" w:space="0" w:color="auto"/>
      </w:divBdr>
      <w:divsChild>
        <w:div w:id="78872344">
          <w:marLeft w:val="0"/>
          <w:marRight w:val="0"/>
          <w:marTop w:val="0"/>
          <w:marBottom w:val="0"/>
          <w:divBdr>
            <w:top w:val="none" w:sz="0" w:space="0" w:color="auto"/>
            <w:left w:val="none" w:sz="0" w:space="0" w:color="auto"/>
            <w:bottom w:val="none" w:sz="0" w:space="0" w:color="auto"/>
            <w:right w:val="none" w:sz="0" w:space="0" w:color="auto"/>
          </w:divBdr>
          <w:divsChild>
            <w:div w:id="456798755">
              <w:marLeft w:val="0"/>
              <w:marRight w:val="0"/>
              <w:marTop w:val="0"/>
              <w:marBottom w:val="0"/>
              <w:divBdr>
                <w:top w:val="none" w:sz="0" w:space="0" w:color="auto"/>
                <w:left w:val="none" w:sz="0" w:space="0" w:color="auto"/>
                <w:bottom w:val="none" w:sz="0" w:space="0" w:color="auto"/>
                <w:right w:val="none" w:sz="0" w:space="0" w:color="auto"/>
              </w:divBdr>
              <w:divsChild>
                <w:div w:id="802233417">
                  <w:marLeft w:val="0"/>
                  <w:marRight w:val="0"/>
                  <w:marTop w:val="0"/>
                  <w:marBottom w:val="0"/>
                  <w:divBdr>
                    <w:top w:val="none" w:sz="0" w:space="0" w:color="auto"/>
                    <w:left w:val="none" w:sz="0" w:space="0" w:color="auto"/>
                    <w:bottom w:val="none" w:sz="0" w:space="0" w:color="auto"/>
                    <w:right w:val="none" w:sz="0" w:space="0" w:color="auto"/>
                  </w:divBdr>
                  <w:divsChild>
                    <w:div w:id="705712275">
                      <w:marLeft w:val="0"/>
                      <w:marRight w:val="0"/>
                      <w:marTop w:val="0"/>
                      <w:marBottom w:val="0"/>
                      <w:divBdr>
                        <w:top w:val="none" w:sz="0" w:space="0" w:color="auto"/>
                        <w:left w:val="none" w:sz="0" w:space="0" w:color="auto"/>
                        <w:bottom w:val="none" w:sz="0" w:space="0" w:color="auto"/>
                        <w:right w:val="none" w:sz="0" w:space="0" w:color="auto"/>
                      </w:divBdr>
                      <w:divsChild>
                        <w:div w:id="250748731">
                          <w:marLeft w:val="0"/>
                          <w:marRight w:val="0"/>
                          <w:marTop w:val="0"/>
                          <w:marBottom w:val="0"/>
                          <w:divBdr>
                            <w:top w:val="none" w:sz="0" w:space="0" w:color="auto"/>
                            <w:left w:val="none" w:sz="0" w:space="0" w:color="auto"/>
                            <w:bottom w:val="none" w:sz="0" w:space="0" w:color="auto"/>
                            <w:right w:val="none" w:sz="0" w:space="0" w:color="auto"/>
                          </w:divBdr>
                          <w:divsChild>
                            <w:div w:id="510947676">
                              <w:marLeft w:val="0"/>
                              <w:marRight w:val="300"/>
                              <w:marTop w:val="180"/>
                              <w:marBottom w:val="0"/>
                              <w:divBdr>
                                <w:top w:val="none" w:sz="0" w:space="0" w:color="auto"/>
                                <w:left w:val="none" w:sz="0" w:space="0" w:color="auto"/>
                                <w:bottom w:val="none" w:sz="0" w:space="0" w:color="auto"/>
                                <w:right w:val="none" w:sz="0" w:space="0" w:color="auto"/>
                              </w:divBdr>
                              <w:divsChild>
                                <w:div w:id="3390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27239">
          <w:marLeft w:val="0"/>
          <w:marRight w:val="0"/>
          <w:marTop w:val="0"/>
          <w:marBottom w:val="0"/>
          <w:divBdr>
            <w:top w:val="none" w:sz="0" w:space="0" w:color="auto"/>
            <w:left w:val="none" w:sz="0" w:space="0" w:color="auto"/>
            <w:bottom w:val="none" w:sz="0" w:space="0" w:color="auto"/>
            <w:right w:val="none" w:sz="0" w:space="0" w:color="auto"/>
          </w:divBdr>
          <w:divsChild>
            <w:div w:id="2035380094">
              <w:marLeft w:val="0"/>
              <w:marRight w:val="0"/>
              <w:marTop w:val="0"/>
              <w:marBottom w:val="0"/>
              <w:divBdr>
                <w:top w:val="none" w:sz="0" w:space="0" w:color="auto"/>
                <w:left w:val="none" w:sz="0" w:space="0" w:color="auto"/>
                <w:bottom w:val="none" w:sz="0" w:space="0" w:color="auto"/>
                <w:right w:val="none" w:sz="0" w:space="0" w:color="auto"/>
              </w:divBdr>
              <w:divsChild>
                <w:div w:id="948510145">
                  <w:marLeft w:val="0"/>
                  <w:marRight w:val="0"/>
                  <w:marTop w:val="0"/>
                  <w:marBottom w:val="0"/>
                  <w:divBdr>
                    <w:top w:val="none" w:sz="0" w:space="0" w:color="auto"/>
                    <w:left w:val="none" w:sz="0" w:space="0" w:color="auto"/>
                    <w:bottom w:val="none" w:sz="0" w:space="0" w:color="auto"/>
                    <w:right w:val="none" w:sz="0" w:space="0" w:color="auto"/>
                  </w:divBdr>
                  <w:divsChild>
                    <w:div w:id="1107580368">
                      <w:marLeft w:val="0"/>
                      <w:marRight w:val="0"/>
                      <w:marTop w:val="0"/>
                      <w:marBottom w:val="0"/>
                      <w:divBdr>
                        <w:top w:val="none" w:sz="0" w:space="0" w:color="auto"/>
                        <w:left w:val="none" w:sz="0" w:space="0" w:color="auto"/>
                        <w:bottom w:val="none" w:sz="0" w:space="0" w:color="auto"/>
                        <w:right w:val="none" w:sz="0" w:space="0" w:color="auto"/>
                      </w:divBdr>
                      <w:divsChild>
                        <w:div w:id="15648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749029">
      <w:bodyDiv w:val="1"/>
      <w:marLeft w:val="0"/>
      <w:marRight w:val="0"/>
      <w:marTop w:val="0"/>
      <w:marBottom w:val="0"/>
      <w:divBdr>
        <w:top w:val="none" w:sz="0" w:space="0" w:color="auto"/>
        <w:left w:val="none" w:sz="0" w:space="0" w:color="auto"/>
        <w:bottom w:val="none" w:sz="0" w:space="0" w:color="auto"/>
        <w:right w:val="none" w:sz="0" w:space="0" w:color="auto"/>
      </w:divBdr>
      <w:divsChild>
        <w:div w:id="603730356">
          <w:marLeft w:val="0"/>
          <w:marRight w:val="0"/>
          <w:marTop w:val="0"/>
          <w:marBottom w:val="0"/>
          <w:divBdr>
            <w:top w:val="none" w:sz="0" w:space="0" w:color="auto"/>
            <w:left w:val="none" w:sz="0" w:space="0" w:color="auto"/>
            <w:bottom w:val="none" w:sz="0" w:space="0" w:color="auto"/>
            <w:right w:val="none" w:sz="0" w:space="0" w:color="auto"/>
          </w:divBdr>
          <w:divsChild>
            <w:div w:id="1828086558">
              <w:marLeft w:val="0"/>
              <w:marRight w:val="0"/>
              <w:marTop w:val="0"/>
              <w:marBottom w:val="0"/>
              <w:divBdr>
                <w:top w:val="none" w:sz="0" w:space="0" w:color="auto"/>
                <w:left w:val="none" w:sz="0" w:space="0" w:color="auto"/>
                <w:bottom w:val="none" w:sz="0" w:space="0" w:color="auto"/>
                <w:right w:val="none" w:sz="0" w:space="0" w:color="auto"/>
              </w:divBdr>
              <w:divsChild>
                <w:div w:id="577639625">
                  <w:marLeft w:val="0"/>
                  <w:marRight w:val="0"/>
                  <w:marTop w:val="0"/>
                  <w:marBottom w:val="0"/>
                  <w:divBdr>
                    <w:top w:val="none" w:sz="0" w:space="0" w:color="auto"/>
                    <w:left w:val="none" w:sz="0" w:space="0" w:color="auto"/>
                    <w:bottom w:val="none" w:sz="0" w:space="0" w:color="auto"/>
                    <w:right w:val="none" w:sz="0" w:space="0" w:color="auto"/>
                  </w:divBdr>
                  <w:divsChild>
                    <w:div w:id="1261110540">
                      <w:marLeft w:val="0"/>
                      <w:marRight w:val="0"/>
                      <w:marTop w:val="0"/>
                      <w:marBottom w:val="0"/>
                      <w:divBdr>
                        <w:top w:val="none" w:sz="0" w:space="0" w:color="auto"/>
                        <w:left w:val="none" w:sz="0" w:space="0" w:color="auto"/>
                        <w:bottom w:val="none" w:sz="0" w:space="0" w:color="auto"/>
                        <w:right w:val="none" w:sz="0" w:space="0" w:color="auto"/>
                      </w:divBdr>
                      <w:divsChild>
                        <w:div w:id="1500004932">
                          <w:marLeft w:val="0"/>
                          <w:marRight w:val="0"/>
                          <w:marTop w:val="0"/>
                          <w:marBottom w:val="0"/>
                          <w:divBdr>
                            <w:top w:val="none" w:sz="0" w:space="0" w:color="auto"/>
                            <w:left w:val="none" w:sz="0" w:space="0" w:color="auto"/>
                            <w:bottom w:val="none" w:sz="0" w:space="0" w:color="auto"/>
                            <w:right w:val="none" w:sz="0" w:space="0" w:color="auto"/>
                          </w:divBdr>
                          <w:divsChild>
                            <w:div w:id="1490516492">
                              <w:marLeft w:val="0"/>
                              <w:marRight w:val="300"/>
                              <w:marTop w:val="180"/>
                              <w:marBottom w:val="0"/>
                              <w:divBdr>
                                <w:top w:val="none" w:sz="0" w:space="0" w:color="auto"/>
                                <w:left w:val="none" w:sz="0" w:space="0" w:color="auto"/>
                                <w:bottom w:val="none" w:sz="0" w:space="0" w:color="auto"/>
                                <w:right w:val="none" w:sz="0" w:space="0" w:color="auto"/>
                              </w:divBdr>
                              <w:divsChild>
                                <w:div w:id="15442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348271">
          <w:marLeft w:val="0"/>
          <w:marRight w:val="0"/>
          <w:marTop w:val="0"/>
          <w:marBottom w:val="0"/>
          <w:divBdr>
            <w:top w:val="none" w:sz="0" w:space="0" w:color="auto"/>
            <w:left w:val="none" w:sz="0" w:space="0" w:color="auto"/>
            <w:bottom w:val="none" w:sz="0" w:space="0" w:color="auto"/>
            <w:right w:val="none" w:sz="0" w:space="0" w:color="auto"/>
          </w:divBdr>
          <w:divsChild>
            <w:div w:id="884560125">
              <w:marLeft w:val="0"/>
              <w:marRight w:val="0"/>
              <w:marTop w:val="0"/>
              <w:marBottom w:val="0"/>
              <w:divBdr>
                <w:top w:val="none" w:sz="0" w:space="0" w:color="auto"/>
                <w:left w:val="none" w:sz="0" w:space="0" w:color="auto"/>
                <w:bottom w:val="none" w:sz="0" w:space="0" w:color="auto"/>
                <w:right w:val="none" w:sz="0" w:space="0" w:color="auto"/>
              </w:divBdr>
              <w:divsChild>
                <w:div w:id="440876471">
                  <w:marLeft w:val="0"/>
                  <w:marRight w:val="0"/>
                  <w:marTop w:val="0"/>
                  <w:marBottom w:val="0"/>
                  <w:divBdr>
                    <w:top w:val="none" w:sz="0" w:space="0" w:color="auto"/>
                    <w:left w:val="none" w:sz="0" w:space="0" w:color="auto"/>
                    <w:bottom w:val="none" w:sz="0" w:space="0" w:color="auto"/>
                    <w:right w:val="none" w:sz="0" w:space="0" w:color="auto"/>
                  </w:divBdr>
                  <w:divsChild>
                    <w:div w:id="137235744">
                      <w:marLeft w:val="0"/>
                      <w:marRight w:val="0"/>
                      <w:marTop w:val="0"/>
                      <w:marBottom w:val="0"/>
                      <w:divBdr>
                        <w:top w:val="none" w:sz="0" w:space="0" w:color="auto"/>
                        <w:left w:val="none" w:sz="0" w:space="0" w:color="auto"/>
                        <w:bottom w:val="none" w:sz="0" w:space="0" w:color="auto"/>
                        <w:right w:val="none" w:sz="0" w:space="0" w:color="auto"/>
                      </w:divBdr>
                      <w:divsChild>
                        <w:div w:id="18427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577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671" Type="http://schemas.openxmlformats.org/officeDocument/2006/relationships/image" Target="media/image295.wmf"/><Relationship Id="rId769" Type="http://schemas.openxmlformats.org/officeDocument/2006/relationships/image" Target="media/image343.wmf"/><Relationship Id="rId21" Type="http://schemas.openxmlformats.org/officeDocument/2006/relationships/header" Target="header6.xml"/><Relationship Id="rId324" Type="http://schemas.openxmlformats.org/officeDocument/2006/relationships/oleObject" Target="embeddings/oleObject155.bin"/><Relationship Id="rId531" Type="http://schemas.openxmlformats.org/officeDocument/2006/relationships/oleObject" Target="embeddings/oleObject274.bin"/><Relationship Id="rId629" Type="http://schemas.openxmlformats.org/officeDocument/2006/relationships/image" Target="media/image277.wmf"/><Relationship Id="rId170" Type="http://schemas.openxmlformats.org/officeDocument/2006/relationships/image" Target="media/image71.wmf"/><Relationship Id="rId836" Type="http://schemas.openxmlformats.org/officeDocument/2006/relationships/image" Target="media/image375.wmf"/><Relationship Id="rId268" Type="http://schemas.openxmlformats.org/officeDocument/2006/relationships/image" Target="media/image118.wmf"/><Relationship Id="rId475" Type="http://schemas.openxmlformats.org/officeDocument/2006/relationships/image" Target="media/image211.wmf"/><Relationship Id="rId682" Type="http://schemas.openxmlformats.org/officeDocument/2006/relationships/oleObject" Target="embeddings/oleObject356.bin"/><Relationship Id="rId32" Type="http://schemas.openxmlformats.org/officeDocument/2006/relationships/oleObject" Target="embeddings/oleObject2.bin"/><Relationship Id="rId128" Type="http://schemas.openxmlformats.org/officeDocument/2006/relationships/oleObject" Target="embeddings/oleObject50.bin"/><Relationship Id="rId335" Type="http://schemas.openxmlformats.org/officeDocument/2006/relationships/image" Target="media/image151.wmf"/><Relationship Id="rId542" Type="http://schemas.openxmlformats.org/officeDocument/2006/relationships/oleObject" Target="embeddings/oleObject280.bin"/><Relationship Id="rId181" Type="http://schemas.openxmlformats.org/officeDocument/2006/relationships/image" Target="media/image76.wmf"/><Relationship Id="rId402" Type="http://schemas.openxmlformats.org/officeDocument/2006/relationships/oleObject" Target="embeddings/oleObject196.bin"/><Relationship Id="rId847" Type="http://schemas.microsoft.com/office/2011/relationships/people" Target="people.xml"/><Relationship Id="rId279" Type="http://schemas.openxmlformats.org/officeDocument/2006/relationships/oleObject" Target="embeddings/oleObject132.bin"/><Relationship Id="rId486" Type="http://schemas.openxmlformats.org/officeDocument/2006/relationships/oleObject" Target="embeddings/oleObject247.bin"/><Relationship Id="rId693" Type="http://schemas.openxmlformats.org/officeDocument/2006/relationships/image" Target="media/image306.wmf"/><Relationship Id="rId707" Type="http://schemas.openxmlformats.org/officeDocument/2006/relationships/image" Target="media/image313.wmf"/><Relationship Id="rId43" Type="http://schemas.openxmlformats.org/officeDocument/2006/relationships/image" Target="media/image12.wmf"/><Relationship Id="rId139" Type="http://schemas.openxmlformats.org/officeDocument/2006/relationships/oleObject" Target="embeddings/oleObject56.bin"/><Relationship Id="rId346" Type="http://schemas.openxmlformats.org/officeDocument/2006/relationships/oleObject" Target="embeddings/oleObject166.bin"/><Relationship Id="rId553" Type="http://schemas.openxmlformats.org/officeDocument/2006/relationships/oleObject" Target="embeddings/oleObject286.bin"/><Relationship Id="rId760" Type="http://schemas.openxmlformats.org/officeDocument/2006/relationships/oleObject" Target="embeddings/oleObject396.bin"/><Relationship Id="rId192" Type="http://schemas.openxmlformats.org/officeDocument/2006/relationships/oleObject" Target="embeddings/oleObject87.bin"/><Relationship Id="rId206" Type="http://schemas.openxmlformats.org/officeDocument/2006/relationships/oleObject" Target="embeddings/oleObject95.bin"/><Relationship Id="rId413" Type="http://schemas.openxmlformats.org/officeDocument/2006/relationships/oleObject" Target="embeddings/oleObject203.bin"/><Relationship Id="rId497" Type="http://schemas.openxmlformats.org/officeDocument/2006/relationships/oleObject" Target="embeddings/oleObject253.bin"/><Relationship Id="rId620" Type="http://schemas.openxmlformats.org/officeDocument/2006/relationships/oleObject" Target="embeddings/oleObject324.bin"/><Relationship Id="rId718" Type="http://schemas.openxmlformats.org/officeDocument/2006/relationships/image" Target="media/image318.wmf"/><Relationship Id="rId357" Type="http://schemas.openxmlformats.org/officeDocument/2006/relationships/oleObject" Target="embeddings/oleObject172.bin"/><Relationship Id="rId54" Type="http://schemas.openxmlformats.org/officeDocument/2006/relationships/oleObject" Target="embeddings/oleObject13.bin"/><Relationship Id="rId217" Type="http://schemas.openxmlformats.org/officeDocument/2006/relationships/image" Target="media/image93.wmf"/><Relationship Id="rId564" Type="http://schemas.openxmlformats.org/officeDocument/2006/relationships/image" Target="media/image247.wmf"/><Relationship Id="rId771" Type="http://schemas.openxmlformats.org/officeDocument/2006/relationships/image" Target="media/image344.wmf"/><Relationship Id="rId424" Type="http://schemas.openxmlformats.org/officeDocument/2006/relationships/oleObject" Target="embeddings/oleObject209.bin"/><Relationship Id="rId631" Type="http://schemas.openxmlformats.org/officeDocument/2006/relationships/image" Target="media/image278.wmf"/><Relationship Id="rId729" Type="http://schemas.openxmlformats.org/officeDocument/2006/relationships/image" Target="media/image323.wmf"/><Relationship Id="rId270" Type="http://schemas.openxmlformats.org/officeDocument/2006/relationships/image" Target="media/image119.wmf"/><Relationship Id="rId65" Type="http://schemas.openxmlformats.org/officeDocument/2006/relationships/oleObject" Target="embeddings/oleObject18.bin"/><Relationship Id="rId130" Type="http://schemas.openxmlformats.org/officeDocument/2006/relationships/oleObject" Target="embeddings/oleObject51.bin"/><Relationship Id="rId368" Type="http://schemas.openxmlformats.org/officeDocument/2006/relationships/image" Target="media/image167.wmf"/><Relationship Id="rId575" Type="http://schemas.openxmlformats.org/officeDocument/2006/relationships/image" Target="media/image252.wmf"/><Relationship Id="rId782" Type="http://schemas.openxmlformats.org/officeDocument/2006/relationships/image" Target="media/image349.wmf"/><Relationship Id="rId228" Type="http://schemas.openxmlformats.org/officeDocument/2006/relationships/oleObject" Target="embeddings/oleObject106.bin"/><Relationship Id="rId435" Type="http://schemas.openxmlformats.org/officeDocument/2006/relationships/oleObject" Target="embeddings/oleObject215.bin"/><Relationship Id="rId642" Type="http://schemas.openxmlformats.org/officeDocument/2006/relationships/header" Target="header10.xml"/><Relationship Id="rId281" Type="http://schemas.openxmlformats.org/officeDocument/2006/relationships/oleObject" Target="embeddings/oleObject133.bin"/><Relationship Id="rId502" Type="http://schemas.openxmlformats.org/officeDocument/2006/relationships/oleObject" Target="embeddings/oleObject256.bin"/><Relationship Id="rId76" Type="http://schemas.openxmlformats.org/officeDocument/2006/relationships/oleObject" Target="embeddings/oleObject24.bin"/><Relationship Id="rId141" Type="http://schemas.openxmlformats.org/officeDocument/2006/relationships/image" Target="media/image60.wmf"/><Relationship Id="rId379" Type="http://schemas.openxmlformats.org/officeDocument/2006/relationships/image" Target="media/image172.wmf"/><Relationship Id="rId586" Type="http://schemas.openxmlformats.org/officeDocument/2006/relationships/image" Target="media/image257.wmf"/><Relationship Id="rId793" Type="http://schemas.openxmlformats.org/officeDocument/2006/relationships/image" Target="media/image354.wmf"/><Relationship Id="rId807" Type="http://schemas.openxmlformats.org/officeDocument/2006/relationships/oleObject" Target="embeddings/oleObject421.bin"/><Relationship Id="rId7" Type="http://schemas.openxmlformats.org/officeDocument/2006/relationships/footnotes" Target="footnotes.xml"/><Relationship Id="rId239" Type="http://schemas.openxmlformats.org/officeDocument/2006/relationships/image" Target="media/image104.wmf"/><Relationship Id="rId446" Type="http://schemas.openxmlformats.org/officeDocument/2006/relationships/oleObject" Target="embeddings/oleObject224.bin"/><Relationship Id="rId653" Type="http://schemas.openxmlformats.org/officeDocument/2006/relationships/image" Target="media/image286.wmf"/><Relationship Id="rId292" Type="http://schemas.openxmlformats.org/officeDocument/2006/relationships/oleObject" Target="embeddings/oleObject139.bin"/><Relationship Id="rId306" Type="http://schemas.openxmlformats.org/officeDocument/2006/relationships/oleObject" Target="embeddings/oleObject146.bin"/><Relationship Id="rId87" Type="http://schemas.openxmlformats.org/officeDocument/2006/relationships/image" Target="media/image34.wmf"/><Relationship Id="rId513" Type="http://schemas.openxmlformats.org/officeDocument/2006/relationships/image" Target="media/image225.wmf"/><Relationship Id="rId597" Type="http://schemas.openxmlformats.org/officeDocument/2006/relationships/image" Target="media/image262.wmf"/><Relationship Id="rId720" Type="http://schemas.openxmlformats.org/officeDocument/2006/relationships/image" Target="media/image319.wmf"/><Relationship Id="rId818" Type="http://schemas.openxmlformats.org/officeDocument/2006/relationships/oleObject" Target="embeddings/oleObject427.bin"/><Relationship Id="rId152" Type="http://schemas.openxmlformats.org/officeDocument/2006/relationships/oleObject" Target="embeddings/oleObject64.bin"/><Relationship Id="rId457" Type="http://schemas.openxmlformats.org/officeDocument/2006/relationships/image" Target="media/image203.wmf"/><Relationship Id="rId664" Type="http://schemas.openxmlformats.org/officeDocument/2006/relationships/oleObject" Target="embeddings/oleObject347.bin"/><Relationship Id="rId14" Type="http://schemas.openxmlformats.org/officeDocument/2006/relationships/footer" Target="footer2.xml"/><Relationship Id="rId317" Type="http://schemas.openxmlformats.org/officeDocument/2006/relationships/image" Target="media/image142.wmf"/><Relationship Id="rId524" Type="http://schemas.openxmlformats.org/officeDocument/2006/relationships/oleObject" Target="embeddings/oleObject270.bin"/><Relationship Id="rId731" Type="http://schemas.openxmlformats.org/officeDocument/2006/relationships/image" Target="media/image324.wmf"/><Relationship Id="rId98" Type="http://schemas.openxmlformats.org/officeDocument/2006/relationships/oleObject" Target="embeddings/oleObject35.bin"/><Relationship Id="rId163" Type="http://schemas.openxmlformats.org/officeDocument/2006/relationships/oleObject" Target="embeddings/oleObject72.bin"/><Relationship Id="rId370" Type="http://schemas.openxmlformats.org/officeDocument/2006/relationships/image" Target="media/image168.wmf"/><Relationship Id="rId829" Type="http://schemas.openxmlformats.org/officeDocument/2006/relationships/oleObject" Target="embeddings/oleObject432.bin"/><Relationship Id="rId230" Type="http://schemas.openxmlformats.org/officeDocument/2006/relationships/oleObject" Target="embeddings/oleObject107.bin"/><Relationship Id="rId468" Type="http://schemas.openxmlformats.org/officeDocument/2006/relationships/oleObject" Target="embeddings/oleObject237.bin"/><Relationship Id="rId675" Type="http://schemas.openxmlformats.org/officeDocument/2006/relationships/image" Target="media/image297.wmf"/><Relationship Id="rId25" Type="http://schemas.openxmlformats.org/officeDocument/2006/relationships/header" Target="header8.xml"/><Relationship Id="rId328" Type="http://schemas.openxmlformats.org/officeDocument/2006/relationships/oleObject" Target="embeddings/oleObject157.bin"/><Relationship Id="rId535" Type="http://schemas.openxmlformats.org/officeDocument/2006/relationships/oleObject" Target="embeddings/oleObject276.bin"/><Relationship Id="rId742" Type="http://schemas.openxmlformats.org/officeDocument/2006/relationships/oleObject" Target="embeddings/oleObject387.bin"/><Relationship Id="rId174" Type="http://schemas.openxmlformats.org/officeDocument/2006/relationships/image" Target="media/image73.wmf"/><Relationship Id="rId381" Type="http://schemas.openxmlformats.org/officeDocument/2006/relationships/image" Target="media/image173.wmf"/><Relationship Id="rId602" Type="http://schemas.openxmlformats.org/officeDocument/2006/relationships/oleObject" Target="embeddings/oleObject314.bin"/><Relationship Id="rId241" Type="http://schemas.openxmlformats.org/officeDocument/2006/relationships/oleObject" Target="embeddings/oleObject113.bin"/><Relationship Id="rId479" Type="http://schemas.openxmlformats.org/officeDocument/2006/relationships/image" Target="media/image212.wmf"/><Relationship Id="rId686" Type="http://schemas.openxmlformats.org/officeDocument/2006/relationships/oleObject" Target="embeddings/oleObject358.bin"/><Relationship Id="rId36" Type="http://schemas.openxmlformats.org/officeDocument/2006/relationships/oleObject" Target="embeddings/oleObject4.bin"/><Relationship Id="rId339" Type="http://schemas.openxmlformats.org/officeDocument/2006/relationships/image" Target="media/image153.wmf"/><Relationship Id="rId546" Type="http://schemas.openxmlformats.org/officeDocument/2006/relationships/oleObject" Target="embeddings/oleObject282.bin"/><Relationship Id="rId753" Type="http://schemas.openxmlformats.org/officeDocument/2006/relationships/image" Target="media/image335.wmf"/><Relationship Id="rId101" Type="http://schemas.openxmlformats.org/officeDocument/2006/relationships/image" Target="media/image41.wmf"/><Relationship Id="rId185" Type="http://schemas.openxmlformats.org/officeDocument/2006/relationships/image" Target="media/image78.wmf"/><Relationship Id="rId406" Type="http://schemas.openxmlformats.org/officeDocument/2006/relationships/oleObject" Target="embeddings/oleObject199.bin"/><Relationship Id="rId392" Type="http://schemas.openxmlformats.org/officeDocument/2006/relationships/oleObject" Target="embeddings/oleObject190.bin"/><Relationship Id="rId613" Type="http://schemas.openxmlformats.org/officeDocument/2006/relationships/image" Target="media/image271.wmf"/><Relationship Id="rId697" Type="http://schemas.openxmlformats.org/officeDocument/2006/relationships/image" Target="media/image308.wmf"/><Relationship Id="rId820" Type="http://schemas.openxmlformats.org/officeDocument/2006/relationships/oleObject" Target="embeddings/oleObject428.bin"/><Relationship Id="rId252" Type="http://schemas.openxmlformats.org/officeDocument/2006/relationships/image" Target="media/image110.wmf"/><Relationship Id="rId47" Type="http://schemas.openxmlformats.org/officeDocument/2006/relationships/image" Target="media/image14.wmf"/><Relationship Id="rId112" Type="http://schemas.openxmlformats.org/officeDocument/2006/relationships/image" Target="media/image47.wmf"/><Relationship Id="rId557" Type="http://schemas.openxmlformats.org/officeDocument/2006/relationships/image" Target="media/image244.wmf"/><Relationship Id="rId764" Type="http://schemas.openxmlformats.org/officeDocument/2006/relationships/oleObject" Target="embeddings/oleObject398.bin"/><Relationship Id="rId196" Type="http://schemas.openxmlformats.org/officeDocument/2006/relationships/image" Target="media/image83.wmf"/><Relationship Id="rId417" Type="http://schemas.openxmlformats.org/officeDocument/2006/relationships/oleObject" Target="embeddings/oleObject205.bin"/><Relationship Id="rId624" Type="http://schemas.openxmlformats.org/officeDocument/2006/relationships/image" Target="media/image275.wmf"/><Relationship Id="rId831" Type="http://schemas.openxmlformats.org/officeDocument/2006/relationships/oleObject" Target="embeddings/oleObject433.bin"/><Relationship Id="rId263" Type="http://schemas.openxmlformats.org/officeDocument/2006/relationships/oleObject" Target="embeddings/oleObject124.bin"/><Relationship Id="rId470" Type="http://schemas.openxmlformats.org/officeDocument/2006/relationships/oleObject" Target="embeddings/oleObject238.bin"/><Relationship Id="rId58" Type="http://schemas.openxmlformats.org/officeDocument/2006/relationships/oleObject" Target="embeddings/oleObject15.bin"/><Relationship Id="rId123" Type="http://schemas.openxmlformats.org/officeDocument/2006/relationships/image" Target="media/image52.wmf"/><Relationship Id="rId330" Type="http://schemas.openxmlformats.org/officeDocument/2006/relationships/oleObject" Target="embeddings/oleObject158.bin"/><Relationship Id="rId568" Type="http://schemas.openxmlformats.org/officeDocument/2006/relationships/image" Target="media/image249.wmf"/><Relationship Id="rId775" Type="http://schemas.openxmlformats.org/officeDocument/2006/relationships/image" Target="media/image346.wmf"/><Relationship Id="rId428" Type="http://schemas.openxmlformats.org/officeDocument/2006/relationships/image" Target="media/image193.wmf"/><Relationship Id="rId635" Type="http://schemas.openxmlformats.org/officeDocument/2006/relationships/oleObject" Target="embeddings/oleObject332.bin"/><Relationship Id="rId842" Type="http://schemas.openxmlformats.org/officeDocument/2006/relationships/header" Target="header15.xml"/><Relationship Id="rId274" Type="http://schemas.openxmlformats.org/officeDocument/2006/relationships/image" Target="media/image121.wmf"/><Relationship Id="rId481" Type="http://schemas.openxmlformats.org/officeDocument/2006/relationships/image" Target="media/image213.wmf"/><Relationship Id="rId702" Type="http://schemas.openxmlformats.org/officeDocument/2006/relationships/oleObject" Target="embeddings/oleObject366.bin"/><Relationship Id="rId69" Type="http://schemas.openxmlformats.org/officeDocument/2006/relationships/oleObject" Target="embeddings/oleObject20.bin"/><Relationship Id="rId134" Type="http://schemas.openxmlformats.org/officeDocument/2006/relationships/oleObject" Target="embeddings/oleObject53.bin"/><Relationship Id="rId579" Type="http://schemas.openxmlformats.org/officeDocument/2006/relationships/oleObject" Target="embeddings/oleObject302.bin"/><Relationship Id="rId786" Type="http://schemas.openxmlformats.org/officeDocument/2006/relationships/image" Target="media/image351.wmf"/><Relationship Id="rId341" Type="http://schemas.openxmlformats.org/officeDocument/2006/relationships/image" Target="media/image154.wmf"/><Relationship Id="rId439" Type="http://schemas.openxmlformats.org/officeDocument/2006/relationships/oleObject" Target="embeddings/oleObject218.bin"/><Relationship Id="rId646" Type="http://schemas.openxmlformats.org/officeDocument/2006/relationships/oleObject" Target="embeddings/oleObject338.bin"/><Relationship Id="rId201" Type="http://schemas.openxmlformats.org/officeDocument/2006/relationships/image" Target="media/image85.wmf"/><Relationship Id="rId285" Type="http://schemas.openxmlformats.org/officeDocument/2006/relationships/oleObject" Target="embeddings/oleObject135.bin"/><Relationship Id="rId506" Type="http://schemas.openxmlformats.org/officeDocument/2006/relationships/image" Target="media/image224.wmf"/><Relationship Id="rId492" Type="http://schemas.openxmlformats.org/officeDocument/2006/relationships/image" Target="media/image218.wmf"/><Relationship Id="rId713" Type="http://schemas.openxmlformats.org/officeDocument/2006/relationships/oleObject" Target="embeddings/oleObject372.bin"/><Relationship Id="rId797" Type="http://schemas.openxmlformats.org/officeDocument/2006/relationships/oleObject" Target="embeddings/oleObject416.bin"/><Relationship Id="rId145" Type="http://schemas.openxmlformats.org/officeDocument/2006/relationships/oleObject" Target="embeddings/oleObject60.bin"/><Relationship Id="rId352" Type="http://schemas.openxmlformats.org/officeDocument/2006/relationships/image" Target="media/image159.wmf"/><Relationship Id="rId212" Type="http://schemas.openxmlformats.org/officeDocument/2006/relationships/oleObject" Target="embeddings/oleObject98.bin"/><Relationship Id="rId657" Type="http://schemas.openxmlformats.org/officeDocument/2006/relationships/image" Target="media/image288.wmf"/><Relationship Id="rId296" Type="http://schemas.openxmlformats.org/officeDocument/2006/relationships/oleObject" Target="embeddings/oleObject141.bin"/><Relationship Id="rId517" Type="http://schemas.openxmlformats.org/officeDocument/2006/relationships/image" Target="media/image227.wmf"/><Relationship Id="rId724" Type="http://schemas.openxmlformats.org/officeDocument/2006/relationships/oleObject" Target="embeddings/oleObject378.bin"/><Relationship Id="rId60" Type="http://schemas.openxmlformats.org/officeDocument/2006/relationships/image" Target="media/image21.wmf"/><Relationship Id="rId156" Type="http://schemas.openxmlformats.org/officeDocument/2006/relationships/oleObject" Target="embeddings/oleObject67.bin"/><Relationship Id="rId363" Type="http://schemas.openxmlformats.org/officeDocument/2006/relationships/oleObject" Target="embeddings/oleObject175.bin"/><Relationship Id="rId570" Type="http://schemas.openxmlformats.org/officeDocument/2006/relationships/image" Target="media/image250.wmf"/><Relationship Id="rId223" Type="http://schemas.openxmlformats.org/officeDocument/2006/relationships/image" Target="media/image96.wmf"/><Relationship Id="rId430" Type="http://schemas.openxmlformats.org/officeDocument/2006/relationships/image" Target="media/image194.wmf"/><Relationship Id="rId668" Type="http://schemas.openxmlformats.org/officeDocument/2006/relationships/oleObject" Target="embeddings/oleObject349.bin"/><Relationship Id="rId18" Type="http://schemas.openxmlformats.org/officeDocument/2006/relationships/footer" Target="footer4.xml"/><Relationship Id="rId528" Type="http://schemas.openxmlformats.org/officeDocument/2006/relationships/image" Target="media/image232.wmf"/><Relationship Id="rId735" Type="http://schemas.openxmlformats.org/officeDocument/2006/relationships/image" Target="media/image326.wmf"/><Relationship Id="rId167" Type="http://schemas.openxmlformats.org/officeDocument/2006/relationships/oleObject" Target="embeddings/oleObject74.bin"/><Relationship Id="rId374" Type="http://schemas.openxmlformats.org/officeDocument/2006/relationships/image" Target="media/image170.wmf"/><Relationship Id="rId581" Type="http://schemas.openxmlformats.org/officeDocument/2006/relationships/oleObject" Target="embeddings/oleObject303.bin"/><Relationship Id="rId71" Type="http://schemas.openxmlformats.org/officeDocument/2006/relationships/oleObject" Target="embeddings/oleObject21.bin"/><Relationship Id="rId234" Type="http://schemas.openxmlformats.org/officeDocument/2006/relationships/oleObject" Target="embeddings/oleObject109.bin"/><Relationship Id="rId679" Type="http://schemas.openxmlformats.org/officeDocument/2006/relationships/image" Target="media/image299.wmf"/><Relationship Id="rId802" Type="http://schemas.openxmlformats.org/officeDocument/2006/relationships/image" Target="media/image358.wmf"/><Relationship Id="rId2" Type="http://schemas.openxmlformats.org/officeDocument/2006/relationships/customXml" Target="../customXml/item2.xml"/><Relationship Id="rId29" Type="http://schemas.openxmlformats.org/officeDocument/2006/relationships/image" Target="media/image5.wmf"/><Relationship Id="rId441" Type="http://schemas.openxmlformats.org/officeDocument/2006/relationships/oleObject" Target="embeddings/oleObject220.bin"/><Relationship Id="rId539" Type="http://schemas.openxmlformats.org/officeDocument/2006/relationships/oleObject" Target="embeddings/oleObject278.bin"/><Relationship Id="rId746" Type="http://schemas.openxmlformats.org/officeDocument/2006/relationships/oleObject" Target="embeddings/oleObject389.bin"/><Relationship Id="rId178" Type="http://schemas.openxmlformats.org/officeDocument/2006/relationships/oleObject" Target="embeddings/oleObject80.bin"/><Relationship Id="rId301" Type="http://schemas.openxmlformats.org/officeDocument/2006/relationships/image" Target="media/image134.wmf"/><Relationship Id="rId82" Type="http://schemas.openxmlformats.org/officeDocument/2006/relationships/oleObject" Target="embeddings/oleObject27.bin"/><Relationship Id="rId385" Type="http://schemas.openxmlformats.org/officeDocument/2006/relationships/image" Target="media/image175.wmf"/><Relationship Id="rId592" Type="http://schemas.openxmlformats.org/officeDocument/2006/relationships/oleObject" Target="embeddings/oleObject309.bin"/><Relationship Id="rId606" Type="http://schemas.openxmlformats.org/officeDocument/2006/relationships/image" Target="media/image267.jpeg"/><Relationship Id="rId813" Type="http://schemas.openxmlformats.org/officeDocument/2006/relationships/oleObject" Target="embeddings/oleObject424.bin"/><Relationship Id="rId245" Type="http://schemas.openxmlformats.org/officeDocument/2006/relationships/oleObject" Target="embeddings/oleObject115.bin"/><Relationship Id="rId452" Type="http://schemas.openxmlformats.org/officeDocument/2006/relationships/image" Target="media/image201.wmf"/><Relationship Id="rId105" Type="http://schemas.openxmlformats.org/officeDocument/2006/relationships/oleObject" Target="embeddings/oleObject39.bin"/><Relationship Id="rId312" Type="http://schemas.openxmlformats.org/officeDocument/2006/relationships/oleObject" Target="embeddings/oleObject149.bin"/><Relationship Id="rId757" Type="http://schemas.openxmlformats.org/officeDocument/2006/relationships/image" Target="media/image337.wmf"/><Relationship Id="rId93" Type="http://schemas.openxmlformats.org/officeDocument/2006/relationships/image" Target="media/image37.wmf"/><Relationship Id="rId189" Type="http://schemas.openxmlformats.org/officeDocument/2006/relationships/image" Target="media/image80.wmf"/><Relationship Id="rId396" Type="http://schemas.openxmlformats.org/officeDocument/2006/relationships/oleObject" Target="embeddings/oleObject192.bin"/><Relationship Id="rId617" Type="http://schemas.openxmlformats.org/officeDocument/2006/relationships/oleObject" Target="embeddings/oleObject321.bin"/><Relationship Id="rId824" Type="http://schemas.openxmlformats.org/officeDocument/2006/relationships/image" Target="media/image369.wmf"/><Relationship Id="rId256" Type="http://schemas.openxmlformats.org/officeDocument/2006/relationships/image" Target="media/image112.wmf"/><Relationship Id="rId463" Type="http://schemas.openxmlformats.org/officeDocument/2006/relationships/oleObject" Target="embeddings/oleObject234.bin"/><Relationship Id="rId670" Type="http://schemas.openxmlformats.org/officeDocument/2006/relationships/oleObject" Target="embeddings/oleObject350.bin"/><Relationship Id="rId116" Type="http://schemas.openxmlformats.org/officeDocument/2006/relationships/image" Target="media/image49.wmf"/><Relationship Id="rId323" Type="http://schemas.openxmlformats.org/officeDocument/2006/relationships/image" Target="media/image145.wmf"/><Relationship Id="rId530" Type="http://schemas.openxmlformats.org/officeDocument/2006/relationships/image" Target="media/image233.wmf"/><Relationship Id="rId768" Type="http://schemas.openxmlformats.org/officeDocument/2006/relationships/oleObject" Target="embeddings/oleObject400.bin"/><Relationship Id="rId20" Type="http://schemas.openxmlformats.org/officeDocument/2006/relationships/header" Target="header5.xml"/><Relationship Id="rId628" Type="http://schemas.openxmlformats.org/officeDocument/2006/relationships/image" Target="media/image276.wmf"/><Relationship Id="rId835" Type="http://schemas.openxmlformats.org/officeDocument/2006/relationships/oleObject" Target="embeddings/oleObject435.bin"/><Relationship Id="rId267" Type="http://schemas.openxmlformats.org/officeDocument/2006/relationships/oleObject" Target="embeddings/oleObject126.bin"/><Relationship Id="rId474" Type="http://schemas.openxmlformats.org/officeDocument/2006/relationships/oleObject" Target="embeddings/oleObject240.bin"/><Relationship Id="rId127" Type="http://schemas.openxmlformats.org/officeDocument/2006/relationships/image" Target="media/image54.wmf"/><Relationship Id="rId681" Type="http://schemas.openxmlformats.org/officeDocument/2006/relationships/image" Target="media/image300.wmf"/><Relationship Id="rId779" Type="http://schemas.openxmlformats.org/officeDocument/2006/relationships/oleObject" Target="embeddings/oleObject406.bin"/><Relationship Id="rId31" Type="http://schemas.openxmlformats.org/officeDocument/2006/relationships/image" Target="media/image6.wmf"/><Relationship Id="rId334" Type="http://schemas.openxmlformats.org/officeDocument/2006/relationships/oleObject" Target="embeddings/oleObject160.bin"/><Relationship Id="rId541" Type="http://schemas.openxmlformats.org/officeDocument/2006/relationships/oleObject" Target="embeddings/oleObject279.bin"/><Relationship Id="rId639" Type="http://schemas.openxmlformats.org/officeDocument/2006/relationships/oleObject" Target="embeddings/oleObject335.bin"/><Relationship Id="rId180" Type="http://schemas.openxmlformats.org/officeDocument/2006/relationships/oleObject" Target="embeddings/oleObject81.bin"/><Relationship Id="rId278" Type="http://schemas.openxmlformats.org/officeDocument/2006/relationships/image" Target="media/image123.wmf"/><Relationship Id="rId401" Type="http://schemas.openxmlformats.org/officeDocument/2006/relationships/image" Target="media/image182.wmf"/><Relationship Id="rId846" Type="http://schemas.openxmlformats.org/officeDocument/2006/relationships/fontTable" Target="fontTable.xml"/><Relationship Id="rId485" Type="http://schemas.openxmlformats.org/officeDocument/2006/relationships/image" Target="media/image215.wmf"/><Relationship Id="rId692" Type="http://schemas.openxmlformats.org/officeDocument/2006/relationships/oleObject" Target="embeddings/oleObject361.bin"/><Relationship Id="rId706" Type="http://schemas.openxmlformats.org/officeDocument/2006/relationships/oleObject" Target="embeddings/oleObject368.bin"/><Relationship Id="rId42" Type="http://schemas.openxmlformats.org/officeDocument/2006/relationships/oleObject" Target="embeddings/oleObject7.bin"/><Relationship Id="rId138" Type="http://schemas.openxmlformats.org/officeDocument/2006/relationships/oleObject" Target="embeddings/oleObject55.bin"/><Relationship Id="rId345" Type="http://schemas.openxmlformats.org/officeDocument/2006/relationships/image" Target="media/image156.wmf"/><Relationship Id="rId552" Type="http://schemas.openxmlformats.org/officeDocument/2006/relationships/image" Target="media/image243.wmf"/><Relationship Id="rId191" Type="http://schemas.openxmlformats.org/officeDocument/2006/relationships/image" Target="media/image81.wmf"/><Relationship Id="rId205" Type="http://schemas.openxmlformats.org/officeDocument/2006/relationships/image" Target="media/image87.wmf"/><Relationship Id="rId412" Type="http://schemas.openxmlformats.org/officeDocument/2006/relationships/oleObject" Target="embeddings/oleObject202.bin"/><Relationship Id="rId289" Type="http://schemas.openxmlformats.org/officeDocument/2006/relationships/oleObject" Target="embeddings/oleObject137.bin"/><Relationship Id="rId496" Type="http://schemas.openxmlformats.org/officeDocument/2006/relationships/image" Target="media/image220.wmf"/><Relationship Id="rId717" Type="http://schemas.openxmlformats.org/officeDocument/2006/relationships/oleObject" Target="embeddings/oleObject374.bin"/><Relationship Id="rId53" Type="http://schemas.openxmlformats.org/officeDocument/2006/relationships/image" Target="media/image17.wmf"/><Relationship Id="rId149" Type="http://schemas.openxmlformats.org/officeDocument/2006/relationships/oleObject" Target="embeddings/oleObject62.bin"/><Relationship Id="rId356" Type="http://schemas.openxmlformats.org/officeDocument/2006/relationships/image" Target="media/image161.wmf"/><Relationship Id="rId563" Type="http://schemas.openxmlformats.org/officeDocument/2006/relationships/oleObject" Target="embeddings/oleObject293.bin"/><Relationship Id="rId770" Type="http://schemas.openxmlformats.org/officeDocument/2006/relationships/oleObject" Target="embeddings/oleObject401.bin"/><Relationship Id="rId216" Type="http://schemas.openxmlformats.org/officeDocument/2006/relationships/oleObject" Target="embeddings/oleObject100.bin"/><Relationship Id="rId423" Type="http://schemas.openxmlformats.org/officeDocument/2006/relationships/image" Target="media/image191.wmf"/><Relationship Id="rId630" Type="http://schemas.openxmlformats.org/officeDocument/2006/relationships/oleObject" Target="embeddings/oleObject329.bin"/><Relationship Id="rId728" Type="http://schemas.openxmlformats.org/officeDocument/2006/relationships/oleObject" Target="embeddings/oleObject380.bin"/><Relationship Id="rId64" Type="http://schemas.openxmlformats.org/officeDocument/2006/relationships/image" Target="media/image23.wmf"/><Relationship Id="rId367" Type="http://schemas.openxmlformats.org/officeDocument/2006/relationships/oleObject" Target="embeddings/oleObject177.bin"/><Relationship Id="rId574" Type="http://schemas.openxmlformats.org/officeDocument/2006/relationships/oleObject" Target="embeddings/oleObject299.bin"/><Relationship Id="rId227" Type="http://schemas.openxmlformats.org/officeDocument/2006/relationships/image" Target="media/image98.wmf"/><Relationship Id="rId781" Type="http://schemas.openxmlformats.org/officeDocument/2006/relationships/oleObject" Target="embeddings/oleObject407.bin"/><Relationship Id="rId434" Type="http://schemas.openxmlformats.org/officeDocument/2006/relationships/image" Target="media/image196.wmf"/><Relationship Id="rId641" Type="http://schemas.openxmlformats.org/officeDocument/2006/relationships/header" Target="header9.xml"/><Relationship Id="rId739" Type="http://schemas.openxmlformats.org/officeDocument/2006/relationships/image" Target="media/image328.wmf"/><Relationship Id="rId280" Type="http://schemas.openxmlformats.org/officeDocument/2006/relationships/image" Target="media/image124.wmf"/><Relationship Id="rId501" Type="http://schemas.openxmlformats.org/officeDocument/2006/relationships/oleObject" Target="embeddings/oleObject255.bin"/><Relationship Id="rId75" Type="http://schemas.openxmlformats.org/officeDocument/2006/relationships/oleObject" Target="embeddings/oleObject23.bin"/><Relationship Id="rId140" Type="http://schemas.openxmlformats.org/officeDocument/2006/relationships/oleObject" Target="embeddings/oleObject57.bin"/><Relationship Id="rId378" Type="http://schemas.openxmlformats.org/officeDocument/2006/relationships/oleObject" Target="embeddings/oleObject183.bin"/><Relationship Id="rId585" Type="http://schemas.openxmlformats.org/officeDocument/2006/relationships/oleObject" Target="embeddings/oleObject305.bin"/><Relationship Id="rId792" Type="http://schemas.openxmlformats.org/officeDocument/2006/relationships/oleObject" Target="embeddings/oleObject413.bin"/><Relationship Id="rId806" Type="http://schemas.openxmlformats.org/officeDocument/2006/relationships/image" Target="media/image360.wmf"/><Relationship Id="rId6" Type="http://schemas.openxmlformats.org/officeDocument/2006/relationships/webSettings" Target="webSettings.xml"/><Relationship Id="rId238" Type="http://schemas.openxmlformats.org/officeDocument/2006/relationships/oleObject" Target="embeddings/oleObject111.bin"/><Relationship Id="rId445" Type="http://schemas.openxmlformats.org/officeDocument/2006/relationships/oleObject" Target="embeddings/oleObject223.bin"/><Relationship Id="rId652" Type="http://schemas.openxmlformats.org/officeDocument/2006/relationships/oleObject" Target="embeddings/oleObject341.bin"/><Relationship Id="rId291" Type="http://schemas.openxmlformats.org/officeDocument/2006/relationships/oleObject" Target="embeddings/oleObject138.bin"/><Relationship Id="rId305" Type="http://schemas.openxmlformats.org/officeDocument/2006/relationships/image" Target="media/image136.wmf"/><Relationship Id="rId512" Type="http://schemas.openxmlformats.org/officeDocument/2006/relationships/oleObject" Target="embeddings/oleObject264.bin"/><Relationship Id="rId86" Type="http://schemas.openxmlformats.org/officeDocument/2006/relationships/oleObject" Target="embeddings/oleObject29.bin"/><Relationship Id="rId151" Type="http://schemas.openxmlformats.org/officeDocument/2006/relationships/oleObject" Target="embeddings/oleObject63.bin"/><Relationship Id="rId389" Type="http://schemas.openxmlformats.org/officeDocument/2006/relationships/image" Target="media/image177.wmf"/><Relationship Id="rId596" Type="http://schemas.openxmlformats.org/officeDocument/2006/relationships/oleObject" Target="embeddings/oleObject311.bin"/><Relationship Id="rId817" Type="http://schemas.openxmlformats.org/officeDocument/2006/relationships/image" Target="media/image365.wmf"/><Relationship Id="rId249" Type="http://schemas.openxmlformats.org/officeDocument/2006/relationships/oleObject" Target="embeddings/oleObject117.bin"/><Relationship Id="rId456" Type="http://schemas.openxmlformats.org/officeDocument/2006/relationships/oleObject" Target="embeddings/oleObject230.bin"/><Relationship Id="rId663" Type="http://schemas.openxmlformats.org/officeDocument/2006/relationships/image" Target="media/image291.wmf"/><Relationship Id="rId13" Type="http://schemas.openxmlformats.org/officeDocument/2006/relationships/footer" Target="footer1.xml"/><Relationship Id="rId109" Type="http://schemas.openxmlformats.org/officeDocument/2006/relationships/image" Target="media/image45.emf"/><Relationship Id="rId316" Type="http://schemas.openxmlformats.org/officeDocument/2006/relationships/oleObject" Target="embeddings/oleObject151.bin"/><Relationship Id="rId523" Type="http://schemas.openxmlformats.org/officeDocument/2006/relationships/image" Target="media/image230.wmf"/><Relationship Id="rId97" Type="http://schemas.openxmlformats.org/officeDocument/2006/relationships/image" Target="media/image39.wmf"/><Relationship Id="rId730" Type="http://schemas.openxmlformats.org/officeDocument/2006/relationships/oleObject" Target="embeddings/oleObject381.bin"/><Relationship Id="rId828" Type="http://schemas.openxmlformats.org/officeDocument/2006/relationships/image" Target="media/image371.wmf"/><Relationship Id="rId162" Type="http://schemas.openxmlformats.org/officeDocument/2006/relationships/oleObject" Target="embeddings/oleObject71.bin"/><Relationship Id="rId467" Type="http://schemas.openxmlformats.org/officeDocument/2006/relationships/image" Target="media/image207.wmf"/><Relationship Id="rId674" Type="http://schemas.openxmlformats.org/officeDocument/2006/relationships/oleObject" Target="embeddings/oleObject352.bin"/><Relationship Id="rId24" Type="http://schemas.openxmlformats.org/officeDocument/2006/relationships/header" Target="header7.xml"/><Relationship Id="rId66" Type="http://schemas.openxmlformats.org/officeDocument/2006/relationships/image" Target="media/image24.wmf"/><Relationship Id="rId131" Type="http://schemas.openxmlformats.org/officeDocument/2006/relationships/image" Target="media/image56.wmf"/><Relationship Id="rId327" Type="http://schemas.openxmlformats.org/officeDocument/2006/relationships/image" Target="media/image147.wmf"/><Relationship Id="rId369" Type="http://schemas.openxmlformats.org/officeDocument/2006/relationships/oleObject" Target="embeddings/oleObject178.bin"/><Relationship Id="rId534" Type="http://schemas.openxmlformats.org/officeDocument/2006/relationships/image" Target="media/image235.wmf"/><Relationship Id="rId576" Type="http://schemas.openxmlformats.org/officeDocument/2006/relationships/oleObject" Target="embeddings/oleObject300.bin"/><Relationship Id="rId741" Type="http://schemas.openxmlformats.org/officeDocument/2006/relationships/image" Target="media/image329.wmf"/><Relationship Id="rId783" Type="http://schemas.openxmlformats.org/officeDocument/2006/relationships/oleObject" Target="embeddings/oleObject408.bin"/><Relationship Id="rId839" Type="http://schemas.openxmlformats.org/officeDocument/2006/relationships/header" Target="header12.xml"/><Relationship Id="rId173" Type="http://schemas.openxmlformats.org/officeDocument/2006/relationships/oleObject" Target="embeddings/oleObject77.bin"/><Relationship Id="rId229" Type="http://schemas.openxmlformats.org/officeDocument/2006/relationships/image" Target="media/image99.wmf"/><Relationship Id="rId380" Type="http://schemas.openxmlformats.org/officeDocument/2006/relationships/oleObject" Target="embeddings/oleObject184.bin"/><Relationship Id="rId436" Type="http://schemas.openxmlformats.org/officeDocument/2006/relationships/image" Target="media/image197.wmf"/><Relationship Id="rId601" Type="http://schemas.openxmlformats.org/officeDocument/2006/relationships/image" Target="media/image264.wmf"/><Relationship Id="rId643" Type="http://schemas.openxmlformats.org/officeDocument/2006/relationships/image" Target="media/image281.wmf"/><Relationship Id="rId240" Type="http://schemas.openxmlformats.org/officeDocument/2006/relationships/oleObject" Target="embeddings/oleObject112.bin"/><Relationship Id="rId478" Type="http://schemas.openxmlformats.org/officeDocument/2006/relationships/oleObject" Target="embeddings/oleObject243.bin"/><Relationship Id="rId685" Type="http://schemas.openxmlformats.org/officeDocument/2006/relationships/image" Target="media/image302.wmf"/><Relationship Id="rId35" Type="http://schemas.openxmlformats.org/officeDocument/2006/relationships/image" Target="media/image8.wmf"/><Relationship Id="rId77" Type="http://schemas.openxmlformats.org/officeDocument/2006/relationships/image" Target="media/image29.wmf"/><Relationship Id="rId100" Type="http://schemas.openxmlformats.org/officeDocument/2006/relationships/oleObject" Target="embeddings/oleObject36.bin"/><Relationship Id="rId282" Type="http://schemas.openxmlformats.org/officeDocument/2006/relationships/image" Target="media/image125.wmf"/><Relationship Id="rId338" Type="http://schemas.openxmlformats.org/officeDocument/2006/relationships/oleObject" Target="embeddings/oleObject162.bin"/><Relationship Id="rId503" Type="http://schemas.openxmlformats.org/officeDocument/2006/relationships/oleObject" Target="embeddings/oleObject257.bin"/><Relationship Id="rId545" Type="http://schemas.openxmlformats.org/officeDocument/2006/relationships/image" Target="media/image240.wmf"/><Relationship Id="rId587" Type="http://schemas.openxmlformats.org/officeDocument/2006/relationships/oleObject" Target="embeddings/oleObject306.bin"/><Relationship Id="rId710" Type="http://schemas.openxmlformats.org/officeDocument/2006/relationships/oleObject" Target="embeddings/oleObject370.bin"/><Relationship Id="rId752" Type="http://schemas.openxmlformats.org/officeDocument/2006/relationships/oleObject" Target="embeddings/oleObject392.bin"/><Relationship Id="rId808" Type="http://schemas.openxmlformats.org/officeDocument/2006/relationships/image" Target="media/image361.png"/><Relationship Id="rId8" Type="http://schemas.openxmlformats.org/officeDocument/2006/relationships/endnotes" Target="endnotes.xml"/><Relationship Id="rId142" Type="http://schemas.openxmlformats.org/officeDocument/2006/relationships/oleObject" Target="embeddings/oleObject58.bin"/><Relationship Id="rId184" Type="http://schemas.openxmlformats.org/officeDocument/2006/relationships/oleObject" Target="embeddings/oleObject83.bin"/><Relationship Id="rId391" Type="http://schemas.openxmlformats.org/officeDocument/2006/relationships/image" Target="media/image178.wmf"/><Relationship Id="rId405" Type="http://schemas.openxmlformats.org/officeDocument/2006/relationships/oleObject" Target="embeddings/oleObject198.bin"/><Relationship Id="rId447" Type="http://schemas.openxmlformats.org/officeDocument/2006/relationships/image" Target="media/image199.wmf"/><Relationship Id="rId612" Type="http://schemas.openxmlformats.org/officeDocument/2006/relationships/oleObject" Target="embeddings/oleObject318.bin"/><Relationship Id="rId794" Type="http://schemas.openxmlformats.org/officeDocument/2006/relationships/oleObject" Target="embeddings/oleObject414.bin"/><Relationship Id="rId251" Type="http://schemas.openxmlformats.org/officeDocument/2006/relationships/oleObject" Target="embeddings/oleObject118.bin"/><Relationship Id="rId489" Type="http://schemas.openxmlformats.org/officeDocument/2006/relationships/oleObject" Target="embeddings/oleObject249.bin"/><Relationship Id="rId654" Type="http://schemas.openxmlformats.org/officeDocument/2006/relationships/oleObject" Target="embeddings/oleObject342.bin"/><Relationship Id="rId696" Type="http://schemas.openxmlformats.org/officeDocument/2006/relationships/oleObject" Target="embeddings/oleObject363.bin"/><Relationship Id="rId46" Type="http://schemas.openxmlformats.org/officeDocument/2006/relationships/oleObject" Target="embeddings/oleObject9.bin"/><Relationship Id="rId293" Type="http://schemas.openxmlformats.org/officeDocument/2006/relationships/image" Target="media/image130.wmf"/><Relationship Id="rId307" Type="http://schemas.openxmlformats.org/officeDocument/2006/relationships/image" Target="media/image137.wmf"/><Relationship Id="rId349" Type="http://schemas.openxmlformats.org/officeDocument/2006/relationships/image" Target="media/image158.wmf"/><Relationship Id="rId514" Type="http://schemas.openxmlformats.org/officeDocument/2006/relationships/oleObject" Target="embeddings/oleObject265.bin"/><Relationship Id="rId556" Type="http://schemas.openxmlformats.org/officeDocument/2006/relationships/oleObject" Target="embeddings/oleObject289.bin"/><Relationship Id="rId721" Type="http://schemas.openxmlformats.org/officeDocument/2006/relationships/oleObject" Target="embeddings/oleObject376.bin"/><Relationship Id="rId763" Type="http://schemas.openxmlformats.org/officeDocument/2006/relationships/image" Target="media/image340.wmf"/><Relationship Id="rId88" Type="http://schemas.openxmlformats.org/officeDocument/2006/relationships/oleObject" Target="embeddings/oleObject30.bin"/><Relationship Id="rId111" Type="http://schemas.openxmlformats.org/officeDocument/2006/relationships/oleObject" Target="embeddings/oleObject41.bin"/><Relationship Id="rId153" Type="http://schemas.openxmlformats.org/officeDocument/2006/relationships/image" Target="media/image65.wmf"/><Relationship Id="rId195" Type="http://schemas.openxmlformats.org/officeDocument/2006/relationships/oleObject" Target="embeddings/oleObject89.bin"/><Relationship Id="rId209" Type="http://schemas.openxmlformats.org/officeDocument/2006/relationships/image" Target="media/image89.wmf"/><Relationship Id="rId360" Type="http://schemas.openxmlformats.org/officeDocument/2006/relationships/image" Target="media/image163.wmf"/><Relationship Id="rId416" Type="http://schemas.openxmlformats.org/officeDocument/2006/relationships/image" Target="media/image188.wmf"/><Relationship Id="rId598" Type="http://schemas.openxmlformats.org/officeDocument/2006/relationships/oleObject" Target="embeddings/oleObject312.bin"/><Relationship Id="rId819" Type="http://schemas.openxmlformats.org/officeDocument/2006/relationships/image" Target="media/image366.wmf"/><Relationship Id="rId220" Type="http://schemas.openxmlformats.org/officeDocument/2006/relationships/oleObject" Target="embeddings/oleObject102.bin"/><Relationship Id="rId458" Type="http://schemas.openxmlformats.org/officeDocument/2006/relationships/oleObject" Target="embeddings/oleObject231.bin"/><Relationship Id="rId623" Type="http://schemas.openxmlformats.org/officeDocument/2006/relationships/oleObject" Target="embeddings/oleObject325.bin"/><Relationship Id="rId665" Type="http://schemas.openxmlformats.org/officeDocument/2006/relationships/image" Target="media/image292.wmf"/><Relationship Id="rId830" Type="http://schemas.openxmlformats.org/officeDocument/2006/relationships/image" Target="media/image372.wmf"/><Relationship Id="rId15" Type="http://schemas.openxmlformats.org/officeDocument/2006/relationships/header" Target="header3.xml"/><Relationship Id="rId57" Type="http://schemas.openxmlformats.org/officeDocument/2006/relationships/image" Target="media/image19.wmf"/><Relationship Id="rId262" Type="http://schemas.openxmlformats.org/officeDocument/2006/relationships/image" Target="media/image115.wmf"/><Relationship Id="rId318" Type="http://schemas.openxmlformats.org/officeDocument/2006/relationships/oleObject" Target="embeddings/oleObject152.bin"/><Relationship Id="rId525" Type="http://schemas.openxmlformats.org/officeDocument/2006/relationships/oleObject" Target="embeddings/oleObject271.bin"/><Relationship Id="rId567" Type="http://schemas.openxmlformats.org/officeDocument/2006/relationships/oleObject" Target="embeddings/oleObject295.bin"/><Relationship Id="rId732" Type="http://schemas.openxmlformats.org/officeDocument/2006/relationships/oleObject" Target="embeddings/oleObject382.bin"/><Relationship Id="rId99" Type="http://schemas.openxmlformats.org/officeDocument/2006/relationships/image" Target="media/image40.wmf"/><Relationship Id="rId122" Type="http://schemas.openxmlformats.org/officeDocument/2006/relationships/oleObject" Target="embeddings/oleObject47.bin"/><Relationship Id="rId164" Type="http://schemas.openxmlformats.org/officeDocument/2006/relationships/image" Target="media/image68.wmf"/><Relationship Id="rId371" Type="http://schemas.openxmlformats.org/officeDocument/2006/relationships/oleObject" Target="embeddings/oleObject179.bin"/><Relationship Id="rId774" Type="http://schemas.openxmlformats.org/officeDocument/2006/relationships/oleObject" Target="embeddings/oleObject403.bin"/><Relationship Id="rId427" Type="http://schemas.openxmlformats.org/officeDocument/2006/relationships/oleObject" Target="embeddings/oleObject211.bin"/><Relationship Id="rId469" Type="http://schemas.openxmlformats.org/officeDocument/2006/relationships/image" Target="media/image208.wmf"/><Relationship Id="rId634" Type="http://schemas.openxmlformats.org/officeDocument/2006/relationships/image" Target="media/image279.wmf"/><Relationship Id="rId676" Type="http://schemas.openxmlformats.org/officeDocument/2006/relationships/oleObject" Target="embeddings/oleObject353.bin"/><Relationship Id="rId841" Type="http://schemas.openxmlformats.org/officeDocument/2006/relationships/header" Target="header14.xml"/><Relationship Id="rId26" Type="http://schemas.openxmlformats.org/officeDocument/2006/relationships/footer" Target="footer7.xml"/><Relationship Id="rId231" Type="http://schemas.openxmlformats.org/officeDocument/2006/relationships/image" Target="media/image100.wmf"/><Relationship Id="rId273" Type="http://schemas.openxmlformats.org/officeDocument/2006/relationships/oleObject" Target="embeddings/oleObject129.bin"/><Relationship Id="rId329" Type="http://schemas.openxmlformats.org/officeDocument/2006/relationships/image" Target="media/image148.wmf"/><Relationship Id="rId480" Type="http://schemas.openxmlformats.org/officeDocument/2006/relationships/oleObject" Target="embeddings/oleObject244.bin"/><Relationship Id="rId536" Type="http://schemas.openxmlformats.org/officeDocument/2006/relationships/image" Target="media/image236.wmf"/><Relationship Id="rId701" Type="http://schemas.openxmlformats.org/officeDocument/2006/relationships/image" Target="media/image310.wmf"/><Relationship Id="rId68" Type="http://schemas.openxmlformats.org/officeDocument/2006/relationships/image" Target="media/image25.wmf"/><Relationship Id="rId133" Type="http://schemas.openxmlformats.org/officeDocument/2006/relationships/image" Target="media/image57.wmf"/><Relationship Id="rId175" Type="http://schemas.openxmlformats.org/officeDocument/2006/relationships/oleObject" Target="embeddings/oleObject78.bin"/><Relationship Id="rId340" Type="http://schemas.openxmlformats.org/officeDocument/2006/relationships/oleObject" Target="embeddings/oleObject163.bin"/><Relationship Id="rId578" Type="http://schemas.openxmlformats.org/officeDocument/2006/relationships/image" Target="media/image253.wmf"/><Relationship Id="rId743" Type="http://schemas.openxmlformats.org/officeDocument/2006/relationships/image" Target="media/image330.wmf"/><Relationship Id="rId785" Type="http://schemas.openxmlformats.org/officeDocument/2006/relationships/oleObject" Target="embeddings/oleObject409.bin"/><Relationship Id="rId200" Type="http://schemas.openxmlformats.org/officeDocument/2006/relationships/oleObject" Target="embeddings/oleObject92.bin"/><Relationship Id="rId382" Type="http://schemas.openxmlformats.org/officeDocument/2006/relationships/oleObject" Target="embeddings/oleObject185.bin"/><Relationship Id="rId438" Type="http://schemas.openxmlformats.org/officeDocument/2006/relationships/oleObject" Target="embeddings/oleObject217.bin"/><Relationship Id="rId603" Type="http://schemas.openxmlformats.org/officeDocument/2006/relationships/image" Target="media/image265.wmf"/><Relationship Id="rId645" Type="http://schemas.openxmlformats.org/officeDocument/2006/relationships/image" Target="media/image282.wmf"/><Relationship Id="rId687" Type="http://schemas.openxmlformats.org/officeDocument/2006/relationships/image" Target="media/image303.wmf"/><Relationship Id="rId810" Type="http://schemas.openxmlformats.org/officeDocument/2006/relationships/image" Target="media/image362.wmf"/><Relationship Id="rId242" Type="http://schemas.openxmlformats.org/officeDocument/2006/relationships/image" Target="media/image105.wmf"/><Relationship Id="rId284" Type="http://schemas.openxmlformats.org/officeDocument/2006/relationships/image" Target="media/image126.wmf"/><Relationship Id="rId491" Type="http://schemas.openxmlformats.org/officeDocument/2006/relationships/oleObject" Target="embeddings/oleObject250.bin"/><Relationship Id="rId505" Type="http://schemas.openxmlformats.org/officeDocument/2006/relationships/oleObject" Target="embeddings/oleObject258.bin"/><Relationship Id="rId712" Type="http://schemas.openxmlformats.org/officeDocument/2006/relationships/oleObject" Target="embeddings/oleObject371.bin"/><Relationship Id="rId37" Type="http://schemas.openxmlformats.org/officeDocument/2006/relationships/image" Target="media/image9.wmf"/><Relationship Id="rId79" Type="http://schemas.openxmlformats.org/officeDocument/2006/relationships/image" Target="media/image30.wmf"/><Relationship Id="rId102" Type="http://schemas.openxmlformats.org/officeDocument/2006/relationships/oleObject" Target="embeddings/oleObject37.bin"/><Relationship Id="rId144" Type="http://schemas.openxmlformats.org/officeDocument/2006/relationships/image" Target="media/image61.wmf"/><Relationship Id="rId547" Type="http://schemas.openxmlformats.org/officeDocument/2006/relationships/image" Target="media/image241.wmf"/><Relationship Id="rId589" Type="http://schemas.openxmlformats.org/officeDocument/2006/relationships/oleObject" Target="embeddings/oleObject307.bin"/><Relationship Id="rId754" Type="http://schemas.openxmlformats.org/officeDocument/2006/relationships/oleObject" Target="embeddings/oleObject393.bin"/><Relationship Id="rId796" Type="http://schemas.openxmlformats.org/officeDocument/2006/relationships/image" Target="media/image355.wmf"/><Relationship Id="rId90" Type="http://schemas.openxmlformats.org/officeDocument/2006/relationships/oleObject" Target="embeddings/oleObject31.bin"/><Relationship Id="rId186" Type="http://schemas.openxmlformats.org/officeDocument/2006/relationships/oleObject" Target="embeddings/oleObject84.bin"/><Relationship Id="rId351" Type="http://schemas.openxmlformats.org/officeDocument/2006/relationships/oleObject" Target="embeddings/oleObject169.bin"/><Relationship Id="rId393" Type="http://schemas.openxmlformats.org/officeDocument/2006/relationships/image" Target="media/image179.wmf"/><Relationship Id="rId407" Type="http://schemas.openxmlformats.org/officeDocument/2006/relationships/image" Target="media/image184.wmf"/><Relationship Id="rId449" Type="http://schemas.openxmlformats.org/officeDocument/2006/relationships/oleObject" Target="embeddings/oleObject226.bin"/><Relationship Id="rId614" Type="http://schemas.openxmlformats.org/officeDocument/2006/relationships/oleObject" Target="embeddings/oleObject319.bin"/><Relationship Id="rId656" Type="http://schemas.openxmlformats.org/officeDocument/2006/relationships/oleObject" Target="embeddings/oleObject343.bin"/><Relationship Id="rId821" Type="http://schemas.openxmlformats.org/officeDocument/2006/relationships/image" Target="media/image367.jpg"/><Relationship Id="rId211" Type="http://schemas.openxmlformats.org/officeDocument/2006/relationships/image" Target="media/image90.wmf"/><Relationship Id="rId253" Type="http://schemas.openxmlformats.org/officeDocument/2006/relationships/oleObject" Target="embeddings/oleObject119.bin"/><Relationship Id="rId295" Type="http://schemas.openxmlformats.org/officeDocument/2006/relationships/image" Target="media/image131.wmf"/><Relationship Id="rId309" Type="http://schemas.openxmlformats.org/officeDocument/2006/relationships/image" Target="media/image138.wmf"/><Relationship Id="rId460" Type="http://schemas.openxmlformats.org/officeDocument/2006/relationships/oleObject" Target="embeddings/oleObject232.bin"/><Relationship Id="rId516" Type="http://schemas.openxmlformats.org/officeDocument/2006/relationships/oleObject" Target="embeddings/oleObject266.bin"/><Relationship Id="rId698" Type="http://schemas.openxmlformats.org/officeDocument/2006/relationships/oleObject" Target="embeddings/oleObject364.bin"/><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oleObject" Target="embeddings/oleObject153.bin"/><Relationship Id="rId558" Type="http://schemas.openxmlformats.org/officeDocument/2006/relationships/oleObject" Target="embeddings/oleObject290.bin"/><Relationship Id="rId723" Type="http://schemas.openxmlformats.org/officeDocument/2006/relationships/oleObject" Target="embeddings/oleObject377.bin"/><Relationship Id="rId765" Type="http://schemas.openxmlformats.org/officeDocument/2006/relationships/image" Target="media/image341.wmf"/><Relationship Id="rId155" Type="http://schemas.openxmlformats.org/officeDocument/2006/relationships/oleObject" Target="embeddings/oleObject66.bin"/><Relationship Id="rId197" Type="http://schemas.openxmlformats.org/officeDocument/2006/relationships/oleObject" Target="embeddings/oleObject90.bin"/><Relationship Id="rId362" Type="http://schemas.openxmlformats.org/officeDocument/2006/relationships/image" Target="media/image164.wmf"/><Relationship Id="rId418" Type="http://schemas.openxmlformats.org/officeDocument/2006/relationships/image" Target="media/image189.wmf"/><Relationship Id="rId625" Type="http://schemas.openxmlformats.org/officeDocument/2006/relationships/oleObject" Target="embeddings/oleObject326.bin"/><Relationship Id="rId832" Type="http://schemas.openxmlformats.org/officeDocument/2006/relationships/image" Target="media/image373.wmf"/><Relationship Id="rId222" Type="http://schemas.openxmlformats.org/officeDocument/2006/relationships/oleObject" Target="embeddings/oleObject103.bin"/><Relationship Id="rId264" Type="http://schemas.openxmlformats.org/officeDocument/2006/relationships/image" Target="media/image116.wmf"/><Relationship Id="rId471" Type="http://schemas.openxmlformats.org/officeDocument/2006/relationships/image" Target="media/image209.wmf"/><Relationship Id="rId667" Type="http://schemas.openxmlformats.org/officeDocument/2006/relationships/image" Target="media/image293.wmf"/><Relationship Id="rId17" Type="http://schemas.openxmlformats.org/officeDocument/2006/relationships/image" Target="media/image3.jpeg"/><Relationship Id="rId59" Type="http://schemas.openxmlformats.org/officeDocument/2006/relationships/image" Target="media/image20.jpeg"/><Relationship Id="rId124" Type="http://schemas.openxmlformats.org/officeDocument/2006/relationships/oleObject" Target="embeddings/oleObject48.bin"/><Relationship Id="rId527" Type="http://schemas.openxmlformats.org/officeDocument/2006/relationships/oleObject" Target="embeddings/oleObject272.bin"/><Relationship Id="rId569" Type="http://schemas.openxmlformats.org/officeDocument/2006/relationships/oleObject" Target="embeddings/oleObject296.bin"/><Relationship Id="rId734" Type="http://schemas.openxmlformats.org/officeDocument/2006/relationships/oleObject" Target="embeddings/oleObject383.bin"/><Relationship Id="rId776" Type="http://schemas.openxmlformats.org/officeDocument/2006/relationships/oleObject" Target="embeddings/oleObject404.bin"/><Relationship Id="rId70" Type="http://schemas.openxmlformats.org/officeDocument/2006/relationships/image" Target="media/image26.wmf"/><Relationship Id="rId166" Type="http://schemas.openxmlformats.org/officeDocument/2006/relationships/image" Target="media/image69.wmf"/><Relationship Id="rId331" Type="http://schemas.openxmlformats.org/officeDocument/2006/relationships/image" Target="media/image149.wmf"/><Relationship Id="rId373" Type="http://schemas.openxmlformats.org/officeDocument/2006/relationships/oleObject" Target="embeddings/oleObject180.bin"/><Relationship Id="rId429" Type="http://schemas.openxmlformats.org/officeDocument/2006/relationships/oleObject" Target="embeddings/oleObject212.bin"/><Relationship Id="rId580" Type="http://schemas.openxmlformats.org/officeDocument/2006/relationships/image" Target="media/image254.wmf"/><Relationship Id="rId636" Type="http://schemas.openxmlformats.org/officeDocument/2006/relationships/oleObject" Target="embeddings/oleObject333.bin"/><Relationship Id="rId801" Type="http://schemas.openxmlformats.org/officeDocument/2006/relationships/oleObject" Target="embeddings/oleObject418.bin"/><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oleObject" Target="embeddings/oleObject219.bin"/><Relationship Id="rId678" Type="http://schemas.openxmlformats.org/officeDocument/2006/relationships/oleObject" Target="embeddings/oleObject354.bin"/><Relationship Id="rId843" Type="http://schemas.openxmlformats.org/officeDocument/2006/relationships/header" Target="header16.xml"/><Relationship Id="rId28" Type="http://schemas.openxmlformats.org/officeDocument/2006/relationships/image" Target="media/image4.jpeg"/><Relationship Id="rId275" Type="http://schemas.openxmlformats.org/officeDocument/2006/relationships/oleObject" Target="embeddings/oleObject130.bin"/><Relationship Id="rId300" Type="http://schemas.openxmlformats.org/officeDocument/2006/relationships/oleObject" Target="embeddings/oleObject143.bin"/><Relationship Id="rId482" Type="http://schemas.openxmlformats.org/officeDocument/2006/relationships/oleObject" Target="embeddings/oleObject245.bin"/><Relationship Id="rId538" Type="http://schemas.openxmlformats.org/officeDocument/2006/relationships/image" Target="media/image237.wmf"/><Relationship Id="rId703" Type="http://schemas.openxmlformats.org/officeDocument/2006/relationships/image" Target="media/image311.wmf"/><Relationship Id="rId745" Type="http://schemas.openxmlformats.org/officeDocument/2006/relationships/image" Target="media/image331.wmf"/><Relationship Id="rId81" Type="http://schemas.openxmlformats.org/officeDocument/2006/relationships/image" Target="media/image31.wmf"/><Relationship Id="rId135" Type="http://schemas.openxmlformats.org/officeDocument/2006/relationships/image" Target="media/image58.wmf"/><Relationship Id="rId177" Type="http://schemas.openxmlformats.org/officeDocument/2006/relationships/oleObject" Target="embeddings/oleObject79.bin"/><Relationship Id="rId342" Type="http://schemas.openxmlformats.org/officeDocument/2006/relationships/oleObject" Target="embeddings/oleObject164.bin"/><Relationship Id="rId384" Type="http://schemas.openxmlformats.org/officeDocument/2006/relationships/oleObject" Target="embeddings/oleObject186.bin"/><Relationship Id="rId591" Type="http://schemas.openxmlformats.org/officeDocument/2006/relationships/image" Target="media/image259.wmf"/><Relationship Id="rId605" Type="http://schemas.openxmlformats.org/officeDocument/2006/relationships/image" Target="media/image266.jpg"/><Relationship Id="rId787" Type="http://schemas.openxmlformats.org/officeDocument/2006/relationships/oleObject" Target="embeddings/oleObject410.bin"/><Relationship Id="rId812" Type="http://schemas.openxmlformats.org/officeDocument/2006/relationships/image" Target="media/image363.wmf"/><Relationship Id="rId202" Type="http://schemas.openxmlformats.org/officeDocument/2006/relationships/oleObject" Target="embeddings/oleObject93.bin"/><Relationship Id="rId244" Type="http://schemas.openxmlformats.org/officeDocument/2006/relationships/image" Target="media/image106.wmf"/><Relationship Id="rId647" Type="http://schemas.openxmlformats.org/officeDocument/2006/relationships/image" Target="media/image283.wmf"/><Relationship Id="rId689" Type="http://schemas.openxmlformats.org/officeDocument/2006/relationships/image" Target="media/image304.wmf"/><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oleObject" Target="embeddings/oleObject227.bin"/><Relationship Id="rId493" Type="http://schemas.openxmlformats.org/officeDocument/2006/relationships/oleObject" Target="embeddings/oleObject251.bin"/><Relationship Id="rId507" Type="http://schemas.openxmlformats.org/officeDocument/2006/relationships/oleObject" Target="embeddings/oleObject259.bin"/><Relationship Id="rId549" Type="http://schemas.openxmlformats.org/officeDocument/2006/relationships/oleObject" Target="embeddings/oleObject284.bin"/><Relationship Id="rId714" Type="http://schemas.openxmlformats.org/officeDocument/2006/relationships/image" Target="media/image316.wmf"/><Relationship Id="rId756" Type="http://schemas.openxmlformats.org/officeDocument/2006/relationships/oleObject" Target="embeddings/oleObject394.bin"/><Relationship Id="rId50" Type="http://schemas.openxmlformats.org/officeDocument/2006/relationships/oleObject" Target="embeddings/oleObject11.bin"/><Relationship Id="rId104" Type="http://schemas.openxmlformats.org/officeDocument/2006/relationships/image" Target="media/image42.wmf"/><Relationship Id="rId146" Type="http://schemas.openxmlformats.org/officeDocument/2006/relationships/image" Target="media/image62.wmf"/><Relationship Id="rId188" Type="http://schemas.openxmlformats.org/officeDocument/2006/relationships/oleObject" Target="embeddings/oleObject85.bin"/><Relationship Id="rId311" Type="http://schemas.openxmlformats.org/officeDocument/2006/relationships/image" Target="media/image139.wmf"/><Relationship Id="rId353" Type="http://schemas.openxmlformats.org/officeDocument/2006/relationships/oleObject" Target="embeddings/oleObject170.bin"/><Relationship Id="rId395" Type="http://schemas.openxmlformats.org/officeDocument/2006/relationships/image" Target="media/image180.wmf"/><Relationship Id="rId409" Type="http://schemas.openxmlformats.org/officeDocument/2006/relationships/image" Target="media/image185.wmf"/><Relationship Id="rId560" Type="http://schemas.openxmlformats.org/officeDocument/2006/relationships/oleObject" Target="embeddings/oleObject291.bin"/><Relationship Id="rId798" Type="http://schemas.openxmlformats.org/officeDocument/2006/relationships/image" Target="media/image356.wmf"/><Relationship Id="rId92" Type="http://schemas.openxmlformats.org/officeDocument/2006/relationships/oleObject" Target="embeddings/oleObject32.bin"/><Relationship Id="rId213" Type="http://schemas.openxmlformats.org/officeDocument/2006/relationships/image" Target="media/image91.wmf"/><Relationship Id="rId420" Type="http://schemas.openxmlformats.org/officeDocument/2006/relationships/oleObject" Target="embeddings/oleObject207.bin"/><Relationship Id="rId616" Type="http://schemas.openxmlformats.org/officeDocument/2006/relationships/oleObject" Target="embeddings/oleObject320.bin"/><Relationship Id="rId658" Type="http://schemas.openxmlformats.org/officeDocument/2006/relationships/oleObject" Target="embeddings/oleObject344.bin"/><Relationship Id="rId823" Type="http://schemas.openxmlformats.org/officeDocument/2006/relationships/oleObject" Target="embeddings/oleObject429.bin"/><Relationship Id="rId255" Type="http://schemas.openxmlformats.org/officeDocument/2006/relationships/oleObject" Target="embeddings/oleObject120.bin"/><Relationship Id="rId297" Type="http://schemas.openxmlformats.org/officeDocument/2006/relationships/image" Target="media/image132.wmf"/><Relationship Id="rId462" Type="http://schemas.openxmlformats.org/officeDocument/2006/relationships/oleObject" Target="embeddings/oleObject233.bin"/><Relationship Id="rId518" Type="http://schemas.openxmlformats.org/officeDocument/2006/relationships/oleObject" Target="embeddings/oleObject267.bin"/><Relationship Id="rId725" Type="http://schemas.openxmlformats.org/officeDocument/2006/relationships/image" Target="media/image321.wmf"/><Relationship Id="rId115" Type="http://schemas.openxmlformats.org/officeDocument/2006/relationships/oleObject" Target="embeddings/oleObject43.bin"/><Relationship Id="rId157" Type="http://schemas.openxmlformats.org/officeDocument/2006/relationships/oleObject" Target="embeddings/oleObject68.bin"/><Relationship Id="rId322" Type="http://schemas.openxmlformats.org/officeDocument/2006/relationships/oleObject" Target="embeddings/oleObject154.bin"/><Relationship Id="rId364" Type="http://schemas.openxmlformats.org/officeDocument/2006/relationships/image" Target="media/image165.wmf"/><Relationship Id="rId767" Type="http://schemas.openxmlformats.org/officeDocument/2006/relationships/image" Target="media/image342.wmf"/><Relationship Id="rId61" Type="http://schemas.openxmlformats.org/officeDocument/2006/relationships/oleObject" Target="embeddings/oleObject16.bin"/><Relationship Id="rId199" Type="http://schemas.openxmlformats.org/officeDocument/2006/relationships/image" Target="media/image84.wmf"/><Relationship Id="rId571" Type="http://schemas.openxmlformats.org/officeDocument/2006/relationships/oleObject" Target="embeddings/oleObject297.bin"/><Relationship Id="rId627" Type="http://schemas.openxmlformats.org/officeDocument/2006/relationships/oleObject" Target="embeddings/oleObject328.bin"/><Relationship Id="rId669" Type="http://schemas.openxmlformats.org/officeDocument/2006/relationships/image" Target="media/image294.wmf"/><Relationship Id="rId834" Type="http://schemas.openxmlformats.org/officeDocument/2006/relationships/image" Target="media/image374.wmf"/><Relationship Id="rId19" Type="http://schemas.openxmlformats.org/officeDocument/2006/relationships/header" Target="header4.xml"/><Relationship Id="rId224" Type="http://schemas.openxmlformats.org/officeDocument/2006/relationships/oleObject" Target="embeddings/oleObject104.bin"/><Relationship Id="rId266" Type="http://schemas.openxmlformats.org/officeDocument/2006/relationships/image" Target="media/image117.wmf"/><Relationship Id="rId431" Type="http://schemas.openxmlformats.org/officeDocument/2006/relationships/oleObject" Target="embeddings/oleObject213.bin"/><Relationship Id="rId473" Type="http://schemas.openxmlformats.org/officeDocument/2006/relationships/image" Target="media/image210.wmf"/><Relationship Id="rId529" Type="http://schemas.openxmlformats.org/officeDocument/2006/relationships/oleObject" Target="embeddings/oleObject273.bin"/><Relationship Id="rId680" Type="http://schemas.openxmlformats.org/officeDocument/2006/relationships/oleObject" Target="embeddings/oleObject355.bin"/><Relationship Id="rId736" Type="http://schemas.openxmlformats.org/officeDocument/2006/relationships/oleObject" Target="embeddings/oleObject384.bin"/><Relationship Id="rId30" Type="http://schemas.openxmlformats.org/officeDocument/2006/relationships/oleObject" Target="embeddings/oleObject1.bin"/><Relationship Id="rId126" Type="http://schemas.openxmlformats.org/officeDocument/2006/relationships/oleObject" Target="embeddings/oleObject49.bin"/><Relationship Id="rId168" Type="http://schemas.openxmlformats.org/officeDocument/2006/relationships/image" Target="media/image70.wmf"/><Relationship Id="rId333" Type="http://schemas.openxmlformats.org/officeDocument/2006/relationships/image" Target="media/image150.wmf"/><Relationship Id="rId540" Type="http://schemas.openxmlformats.org/officeDocument/2006/relationships/image" Target="media/image238.wmf"/><Relationship Id="rId778" Type="http://schemas.openxmlformats.org/officeDocument/2006/relationships/oleObject" Target="embeddings/oleObject405.bin"/><Relationship Id="rId72" Type="http://schemas.openxmlformats.org/officeDocument/2006/relationships/image" Target="media/image27.wmf"/><Relationship Id="rId375" Type="http://schemas.openxmlformats.org/officeDocument/2006/relationships/oleObject" Target="embeddings/oleObject181.bin"/><Relationship Id="rId582" Type="http://schemas.openxmlformats.org/officeDocument/2006/relationships/image" Target="media/image255.wmf"/><Relationship Id="rId638" Type="http://schemas.openxmlformats.org/officeDocument/2006/relationships/oleObject" Target="embeddings/oleObject334.bin"/><Relationship Id="rId803" Type="http://schemas.openxmlformats.org/officeDocument/2006/relationships/oleObject" Target="embeddings/oleObject419.bin"/><Relationship Id="rId845" Type="http://schemas.openxmlformats.org/officeDocument/2006/relationships/header" Target="header18.xml"/><Relationship Id="rId3" Type="http://schemas.openxmlformats.org/officeDocument/2006/relationships/numbering" Target="numbering.xml"/><Relationship Id="rId235" Type="http://schemas.openxmlformats.org/officeDocument/2006/relationships/image" Target="media/image102.wmf"/><Relationship Id="rId277" Type="http://schemas.openxmlformats.org/officeDocument/2006/relationships/oleObject" Target="embeddings/oleObject131.bin"/><Relationship Id="rId400" Type="http://schemas.openxmlformats.org/officeDocument/2006/relationships/oleObject" Target="embeddings/oleObject195.bin"/><Relationship Id="rId442" Type="http://schemas.openxmlformats.org/officeDocument/2006/relationships/oleObject" Target="embeddings/oleObject221.bin"/><Relationship Id="rId484" Type="http://schemas.openxmlformats.org/officeDocument/2006/relationships/oleObject" Target="embeddings/oleObject246.bin"/><Relationship Id="rId705" Type="http://schemas.openxmlformats.org/officeDocument/2006/relationships/image" Target="media/image312.wmf"/><Relationship Id="rId137" Type="http://schemas.openxmlformats.org/officeDocument/2006/relationships/image" Target="media/image59.wmf"/><Relationship Id="rId302" Type="http://schemas.openxmlformats.org/officeDocument/2006/relationships/oleObject" Target="embeddings/oleObject144.bin"/><Relationship Id="rId344" Type="http://schemas.openxmlformats.org/officeDocument/2006/relationships/oleObject" Target="embeddings/oleObject165.bin"/><Relationship Id="rId691" Type="http://schemas.openxmlformats.org/officeDocument/2006/relationships/image" Target="media/image305.wmf"/><Relationship Id="rId747" Type="http://schemas.openxmlformats.org/officeDocument/2006/relationships/image" Target="media/image332.wmf"/><Relationship Id="rId789" Type="http://schemas.openxmlformats.org/officeDocument/2006/relationships/oleObject" Target="embeddings/oleObject411.bin"/><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image" Target="media/image75.wmf"/><Relationship Id="rId386" Type="http://schemas.openxmlformats.org/officeDocument/2006/relationships/oleObject" Target="embeddings/oleObject187.bin"/><Relationship Id="rId551" Type="http://schemas.openxmlformats.org/officeDocument/2006/relationships/oleObject" Target="embeddings/oleObject285.bin"/><Relationship Id="rId593" Type="http://schemas.openxmlformats.org/officeDocument/2006/relationships/image" Target="media/image260.wmf"/><Relationship Id="rId607" Type="http://schemas.openxmlformats.org/officeDocument/2006/relationships/image" Target="media/image268.wmf"/><Relationship Id="rId649" Type="http://schemas.openxmlformats.org/officeDocument/2006/relationships/image" Target="media/image284.wmf"/><Relationship Id="rId814" Type="http://schemas.openxmlformats.org/officeDocument/2006/relationships/image" Target="media/image364.wmf"/><Relationship Id="rId190" Type="http://schemas.openxmlformats.org/officeDocument/2006/relationships/oleObject" Target="embeddings/oleObject86.bin"/><Relationship Id="rId204" Type="http://schemas.openxmlformats.org/officeDocument/2006/relationships/oleObject" Target="embeddings/oleObject94.bin"/><Relationship Id="rId246" Type="http://schemas.openxmlformats.org/officeDocument/2006/relationships/image" Target="media/image107.wmf"/><Relationship Id="rId288" Type="http://schemas.openxmlformats.org/officeDocument/2006/relationships/image" Target="media/image128.wmf"/><Relationship Id="rId411" Type="http://schemas.openxmlformats.org/officeDocument/2006/relationships/image" Target="media/image186.wmf"/><Relationship Id="rId453" Type="http://schemas.openxmlformats.org/officeDocument/2006/relationships/oleObject" Target="embeddings/oleObject228.bin"/><Relationship Id="rId509" Type="http://schemas.openxmlformats.org/officeDocument/2006/relationships/oleObject" Target="embeddings/oleObject261.bin"/><Relationship Id="rId660" Type="http://schemas.openxmlformats.org/officeDocument/2006/relationships/oleObject" Target="embeddings/oleObject345.bin"/><Relationship Id="rId106" Type="http://schemas.openxmlformats.org/officeDocument/2006/relationships/image" Target="media/image43.wmf"/><Relationship Id="rId313" Type="http://schemas.openxmlformats.org/officeDocument/2006/relationships/image" Target="media/image140.wmf"/><Relationship Id="rId495" Type="http://schemas.openxmlformats.org/officeDocument/2006/relationships/oleObject" Target="embeddings/oleObject252.bin"/><Relationship Id="rId716" Type="http://schemas.openxmlformats.org/officeDocument/2006/relationships/image" Target="media/image317.wmf"/><Relationship Id="rId758" Type="http://schemas.openxmlformats.org/officeDocument/2006/relationships/oleObject" Target="embeddings/oleObject395.bin"/><Relationship Id="rId10" Type="http://schemas.openxmlformats.org/officeDocument/2006/relationships/image" Target="media/image2.png"/><Relationship Id="rId52" Type="http://schemas.openxmlformats.org/officeDocument/2006/relationships/oleObject" Target="embeddings/oleObject12.bin"/><Relationship Id="rId94" Type="http://schemas.openxmlformats.org/officeDocument/2006/relationships/oleObject" Target="embeddings/oleObject33.bin"/><Relationship Id="rId148" Type="http://schemas.openxmlformats.org/officeDocument/2006/relationships/image" Target="media/image63.wmf"/><Relationship Id="rId355" Type="http://schemas.openxmlformats.org/officeDocument/2006/relationships/oleObject" Target="embeddings/oleObject171.bin"/><Relationship Id="rId397" Type="http://schemas.openxmlformats.org/officeDocument/2006/relationships/oleObject" Target="embeddings/oleObject193.bin"/><Relationship Id="rId520" Type="http://schemas.openxmlformats.org/officeDocument/2006/relationships/oleObject" Target="embeddings/oleObject268.bin"/><Relationship Id="rId562" Type="http://schemas.openxmlformats.org/officeDocument/2006/relationships/image" Target="media/image246.wmf"/><Relationship Id="rId618" Type="http://schemas.openxmlformats.org/officeDocument/2006/relationships/oleObject" Target="embeddings/oleObject322.bin"/><Relationship Id="rId825" Type="http://schemas.openxmlformats.org/officeDocument/2006/relationships/oleObject" Target="embeddings/oleObject430.bin"/><Relationship Id="rId215" Type="http://schemas.openxmlformats.org/officeDocument/2006/relationships/image" Target="media/image92.wmf"/><Relationship Id="rId257" Type="http://schemas.openxmlformats.org/officeDocument/2006/relationships/oleObject" Target="embeddings/oleObject121.bin"/><Relationship Id="rId422" Type="http://schemas.openxmlformats.org/officeDocument/2006/relationships/oleObject" Target="embeddings/oleObject208.bin"/><Relationship Id="rId464" Type="http://schemas.openxmlformats.org/officeDocument/2006/relationships/oleObject" Target="embeddings/oleObject235.bin"/><Relationship Id="rId299" Type="http://schemas.openxmlformats.org/officeDocument/2006/relationships/image" Target="media/image133.wmf"/><Relationship Id="rId727" Type="http://schemas.openxmlformats.org/officeDocument/2006/relationships/image" Target="media/image322.wmf"/><Relationship Id="rId63" Type="http://schemas.openxmlformats.org/officeDocument/2006/relationships/oleObject" Target="embeddings/oleObject17.bin"/><Relationship Id="rId159" Type="http://schemas.openxmlformats.org/officeDocument/2006/relationships/image" Target="media/image66.wmf"/><Relationship Id="rId366" Type="http://schemas.openxmlformats.org/officeDocument/2006/relationships/image" Target="media/image166.wmf"/><Relationship Id="rId573" Type="http://schemas.openxmlformats.org/officeDocument/2006/relationships/image" Target="media/image251.wmf"/><Relationship Id="rId780" Type="http://schemas.openxmlformats.org/officeDocument/2006/relationships/image" Target="media/image348.wmf"/><Relationship Id="rId226" Type="http://schemas.openxmlformats.org/officeDocument/2006/relationships/oleObject" Target="embeddings/oleObject105.bin"/><Relationship Id="rId433" Type="http://schemas.openxmlformats.org/officeDocument/2006/relationships/oleObject" Target="embeddings/oleObject214.bin"/><Relationship Id="rId640" Type="http://schemas.openxmlformats.org/officeDocument/2006/relationships/oleObject" Target="embeddings/oleObject336.bin"/><Relationship Id="rId738" Type="http://schemas.openxmlformats.org/officeDocument/2006/relationships/oleObject" Target="embeddings/oleObject385.bin"/><Relationship Id="rId74" Type="http://schemas.openxmlformats.org/officeDocument/2006/relationships/image" Target="media/image28.wmf"/><Relationship Id="rId377" Type="http://schemas.openxmlformats.org/officeDocument/2006/relationships/oleObject" Target="embeddings/oleObject182.bin"/><Relationship Id="rId500" Type="http://schemas.openxmlformats.org/officeDocument/2006/relationships/image" Target="media/image222.wmf"/><Relationship Id="rId584" Type="http://schemas.openxmlformats.org/officeDocument/2006/relationships/image" Target="media/image256.wmf"/><Relationship Id="rId805" Type="http://schemas.openxmlformats.org/officeDocument/2006/relationships/oleObject" Target="embeddings/oleObject420.bin"/><Relationship Id="rId5" Type="http://schemas.openxmlformats.org/officeDocument/2006/relationships/settings" Target="settings.xml"/><Relationship Id="rId237" Type="http://schemas.openxmlformats.org/officeDocument/2006/relationships/image" Target="media/image103.wmf"/><Relationship Id="rId791" Type="http://schemas.openxmlformats.org/officeDocument/2006/relationships/oleObject" Target="embeddings/oleObject412.bin"/><Relationship Id="rId444" Type="http://schemas.openxmlformats.org/officeDocument/2006/relationships/image" Target="media/image198.wmf"/><Relationship Id="rId651" Type="http://schemas.openxmlformats.org/officeDocument/2006/relationships/image" Target="media/image285.wmf"/><Relationship Id="rId749" Type="http://schemas.openxmlformats.org/officeDocument/2006/relationships/image" Target="media/image333.wmf"/><Relationship Id="rId290" Type="http://schemas.openxmlformats.org/officeDocument/2006/relationships/image" Target="media/image129.wmf"/><Relationship Id="rId304" Type="http://schemas.openxmlformats.org/officeDocument/2006/relationships/oleObject" Target="embeddings/oleObject145.bin"/><Relationship Id="rId388" Type="http://schemas.openxmlformats.org/officeDocument/2006/relationships/oleObject" Target="embeddings/oleObject188.bin"/><Relationship Id="rId511" Type="http://schemas.openxmlformats.org/officeDocument/2006/relationships/oleObject" Target="embeddings/oleObject263.bin"/><Relationship Id="rId609" Type="http://schemas.openxmlformats.org/officeDocument/2006/relationships/image" Target="media/image269.wmf"/><Relationship Id="rId85" Type="http://schemas.openxmlformats.org/officeDocument/2006/relationships/image" Target="media/image33.wmf"/><Relationship Id="rId150" Type="http://schemas.openxmlformats.org/officeDocument/2006/relationships/image" Target="media/image64.wmf"/><Relationship Id="rId595" Type="http://schemas.openxmlformats.org/officeDocument/2006/relationships/image" Target="media/image261.wmf"/><Relationship Id="rId816" Type="http://schemas.openxmlformats.org/officeDocument/2006/relationships/oleObject" Target="embeddings/oleObject426.bin"/><Relationship Id="rId248" Type="http://schemas.openxmlformats.org/officeDocument/2006/relationships/image" Target="media/image108.wmf"/><Relationship Id="rId455" Type="http://schemas.openxmlformats.org/officeDocument/2006/relationships/oleObject" Target="embeddings/oleObject229.bin"/><Relationship Id="rId662" Type="http://schemas.openxmlformats.org/officeDocument/2006/relationships/oleObject" Target="embeddings/oleObject346.bin"/><Relationship Id="rId12" Type="http://schemas.openxmlformats.org/officeDocument/2006/relationships/header" Target="header2.xml"/><Relationship Id="rId108" Type="http://schemas.openxmlformats.org/officeDocument/2006/relationships/image" Target="media/image44.emf"/><Relationship Id="rId315" Type="http://schemas.openxmlformats.org/officeDocument/2006/relationships/image" Target="media/image141.wmf"/><Relationship Id="rId522" Type="http://schemas.openxmlformats.org/officeDocument/2006/relationships/oleObject" Target="embeddings/oleObject269.bin"/><Relationship Id="rId96" Type="http://schemas.openxmlformats.org/officeDocument/2006/relationships/oleObject" Target="embeddings/oleObject34.bin"/><Relationship Id="rId161" Type="http://schemas.openxmlformats.org/officeDocument/2006/relationships/image" Target="media/image67.wmf"/><Relationship Id="rId399" Type="http://schemas.openxmlformats.org/officeDocument/2006/relationships/oleObject" Target="embeddings/oleObject194.bin"/><Relationship Id="rId827" Type="http://schemas.openxmlformats.org/officeDocument/2006/relationships/oleObject" Target="embeddings/oleObject431.bin"/><Relationship Id="rId259" Type="http://schemas.openxmlformats.org/officeDocument/2006/relationships/oleObject" Target="embeddings/oleObject122.bin"/><Relationship Id="rId466" Type="http://schemas.openxmlformats.org/officeDocument/2006/relationships/oleObject" Target="embeddings/oleObject236.bin"/><Relationship Id="rId673" Type="http://schemas.openxmlformats.org/officeDocument/2006/relationships/image" Target="media/image296.wmf"/><Relationship Id="rId23" Type="http://schemas.openxmlformats.org/officeDocument/2006/relationships/footer" Target="footer6.xml"/><Relationship Id="rId119" Type="http://schemas.openxmlformats.org/officeDocument/2006/relationships/oleObject" Target="embeddings/oleObject45.bin"/><Relationship Id="rId326" Type="http://schemas.openxmlformats.org/officeDocument/2006/relationships/oleObject" Target="embeddings/oleObject156.bin"/><Relationship Id="rId533" Type="http://schemas.openxmlformats.org/officeDocument/2006/relationships/oleObject" Target="embeddings/oleObject275.bin"/><Relationship Id="rId740" Type="http://schemas.openxmlformats.org/officeDocument/2006/relationships/oleObject" Target="embeddings/oleObject386.bin"/><Relationship Id="rId838" Type="http://schemas.openxmlformats.org/officeDocument/2006/relationships/header" Target="header11.xml"/><Relationship Id="rId172" Type="http://schemas.openxmlformats.org/officeDocument/2006/relationships/image" Target="media/image72.wmf"/><Relationship Id="rId477" Type="http://schemas.openxmlformats.org/officeDocument/2006/relationships/oleObject" Target="embeddings/oleObject242.bin"/><Relationship Id="rId600" Type="http://schemas.openxmlformats.org/officeDocument/2006/relationships/oleObject" Target="embeddings/oleObject313.bin"/><Relationship Id="rId684" Type="http://schemas.openxmlformats.org/officeDocument/2006/relationships/oleObject" Target="embeddings/oleObject357.bin"/><Relationship Id="rId337" Type="http://schemas.openxmlformats.org/officeDocument/2006/relationships/image" Target="media/image152.wmf"/><Relationship Id="rId34" Type="http://schemas.openxmlformats.org/officeDocument/2006/relationships/oleObject" Target="embeddings/oleObject3.bin"/><Relationship Id="rId544" Type="http://schemas.openxmlformats.org/officeDocument/2006/relationships/oleObject" Target="embeddings/oleObject281.bin"/><Relationship Id="rId751" Type="http://schemas.openxmlformats.org/officeDocument/2006/relationships/image" Target="media/image334.wmf"/><Relationship Id="rId183" Type="http://schemas.openxmlformats.org/officeDocument/2006/relationships/image" Target="media/image77.wmf"/><Relationship Id="rId390" Type="http://schemas.openxmlformats.org/officeDocument/2006/relationships/oleObject" Target="embeddings/oleObject189.bin"/><Relationship Id="rId404" Type="http://schemas.openxmlformats.org/officeDocument/2006/relationships/image" Target="media/image183.wmf"/><Relationship Id="rId611" Type="http://schemas.openxmlformats.org/officeDocument/2006/relationships/image" Target="media/image270.wmf"/><Relationship Id="rId250" Type="http://schemas.openxmlformats.org/officeDocument/2006/relationships/image" Target="media/image109.wmf"/><Relationship Id="rId488" Type="http://schemas.openxmlformats.org/officeDocument/2006/relationships/image" Target="media/image216.wmf"/><Relationship Id="rId695" Type="http://schemas.openxmlformats.org/officeDocument/2006/relationships/image" Target="media/image307.wmf"/><Relationship Id="rId709" Type="http://schemas.openxmlformats.org/officeDocument/2006/relationships/image" Target="media/image314.wmf"/><Relationship Id="rId45" Type="http://schemas.openxmlformats.org/officeDocument/2006/relationships/image" Target="media/image13.wmf"/><Relationship Id="rId110" Type="http://schemas.openxmlformats.org/officeDocument/2006/relationships/image" Target="media/image46.wmf"/><Relationship Id="rId348" Type="http://schemas.openxmlformats.org/officeDocument/2006/relationships/oleObject" Target="embeddings/oleObject167.bin"/><Relationship Id="rId555" Type="http://schemas.openxmlformats.org/officeDocument/2006/relationships/oleObject" Target="embeddings/oleObject288.bin"/><Relationship Id="rId762" Type="http://schemas.openxmlformats.org/officeDocument/2006/relationships/oleObject" Target="embeddings/oleObject397.bin"/><Relationship Id="rId194" Type="http://schemas.openxmlformats.org/officeDocument/2006/relationships/image" Target="media/image82.wmf"/><Relationship Id="rId208" Type="http://schemas.openxmlformats.org/officeDocument/2006/relationships/oleObject" Target="embeddings/oleObject96.bin"/><Relationship Id="rId415" Type="http://schemas.openxmlformats.org/officeDocument/2006/relationships/oleObject" Target="embeddings/oleObject204.bin"/><Relationship Id="rId622" Type="http://schemas.openxmlformats.org/officeDocument/2006/relationships/image" Target="media/image274.wmf"/><Relationship Id="rId261" Type="http://schemas.openxmlformats.org/officeDocument/2006/relationships/oleObject" Target="embeddings/oleObject123.bin"/><Relationship Id="rId499" Type="http://schemas.openxmlformats.org/officeDocument/2006/relationships/oleObject" Target="embeddings/oleObject254.bin"/><Relationship Id="rId56" Type="http://schemas.openxmlformats.org/officeDocument/2006/relationships/oleObject" Target="embeddings/oleObject14.bin"/><Relationship Id="rId359" Type="http://schemas.openxmlformats.org/officeDocument/2006/relationships/oleObject" Target="embeddings/oleObject173.bin"/><Relationship Id="rId566" Type="http://schemas.openxmlformats.org/officeDocument/2006/relationships/image" Target="media/image248.wmf"/><Relationship Id="rId773" Type="http://schemas.openxmlformats.org/officeDocument/2006/relationships/image" Target="media/image345.wmf"/><Relationship Id="rId121" Type="http://schemas.openxmlformats.org/officeDocument/2006/relationships/oleObject" Target="embeddings/oleObject46.bin"/><Relationship Id="rId219" Type="http://schemas.openxmlformats.org/officeDocument/2006/relationships/image" Target="media/image94.wmf"/><Relationship Id="rId426" Type="http://schemas.openxmlformats.org/officeDocument/2006/relationships/image" Target="media/image192.wmf"/><Relationship Id="rId633" Type="http://schemas.openxmlformats.org/officeDocument/2006/relationships/oleObject" Target="embeddings/oleObject331.bin"/><Relationship Id="rId840" Type="http://schemas.openxmlformats.org/officeDocument/2006/relationships/header" Target="header13.xml"/><Relationship Id="rId67" Type="http://schemas.openxmlformats.org/officeDocument/2006/relationships/oleObject" Target="embeddings/oleObject19.bin"/><Relationship Id="rId272" Type="http://schemas.openxmlformats.org/officeDocument/2006/relationships/image" Target="media/image120.wmf"/><Relationship Id="rId577" Type="http://schemas.openxmlformats.org/officeDocument/2006/relationships/oleObject" Target="embeddings/oleObject301.bin"/><Relationship Id="rId700" Type="http://schemas.openxmlformats.org/officeDocument/2006/relationships/oleObject" Target="embeddings/oleObject365.bin"/><Relationship Id="rId132" Type="http://schemas.openxmlformats.org/officeDocument/2006/relationships/oleObject" Target="embeddings/oleObject52.bin"/><Relationship Id="rId784" Type="http://schemas.openxmlformats.org/officeDocument/2006/relationships/image" Target="media/image350.wmf"/><Relationship Id="rId437" Type="http://schemas.openxmlformats.org/officeDocument/2006/relationships/oleObject" Target="embeddings/oleObject216.bin"/><Relationship Id="rId644" Type="http://schemas.openxmlformats.org/officeDocument/2006/relationships/oleObject" Target="embeddings/oleObject337.bin"/><Relationship Id="rId283" Type="http://schemas.openxmlformats.org/officeDocument/2006/relationships/oleObject" Target="embeddings/oleObject134.bin"/><Relationship Id="rId490" Type="http://schemas.openxmlformats.org/officeDocument/2006/relationships/image" Target="media/image217.wmf"/><Relationship Id="rId504" Type="http://schemas.openxmlformats.org/officeDocument/2006/relationships/image" Target="media/image223.wmf"/><Relationship Id="rId711" Type="http://schemas.openxmlformats.org/officeDocument/2006/relationships/image" Target="media/image315.wmf"/><Relationship Id="rId78" Type="http://schemas.openxmlformats.org/officeDocument/2006/relationships/oleObject" Target="embeddings/oleObject25.bin"/><Relationship Id="rId143" Type="http://schemas.openxmlformats.org/officeDocument/2006/relationships/oleObject" Target="embeddings/oleObject59.bin"/><Relationship Id="rId350" Type="http://schemas.openxmlformats.org/officeDocument/2006/relationships/oleObject" Target="embeddings/oleObject168.bin"/><Relationship Id="rId588" Type="http://schemas.openxmlformats.org/officeDocument/2006/relationships/image" Target="media/image258.wmf"/><Relationship Id="rId795" Type="http://schemas.openxmlformats.org/officeDocument/2006/relationships/oleObject" Target="embeddings/oleObject415.bin"/><Relationship Id="rId809" Type="http://schemas.openxmlformats.org/officeDocument/2006/relationships/oleObject" Target="embeddings/oleObject422.bin"/><Relationship Id="rId9" Type="http://schemas.openxmlformats.org/officeDocument/2006/relationships/image" Target="media/image1.jpeg"/><Relationship Id="rId210" Type="http://schemas.openxmlformats.org/officeDocument/2006/relationships/oleObject" Target="embeddings/oleObject97.bin"/><Relationship Id="rId448" Type="http://schemas.openxmlformats.org/officeDocument/2006/relationships/oleObject" Target="embeddings/oleObject225.bin"/><Relationship Id="rId655" Type="http://schemas.openxmlformats.org/officeDocument/2006/relationships/image" Target="media/image287.wmf"/><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26.wmf"/><Relationship Id="rId722" Type="http://schemas.openxmlformats.org/officeDocument/2006/relationships/image" Target="media/image320.wmf"/><Relationship Id="rId89" Type="http://schemas.openxmlformats.org/officeDocument/2006/relationships/image" Target="media/image35.wmf"/><Relationship Id="rId154" Type="http://schemas.openxmlformats.org/officeDocument/2006/relationships/oleObject" Target="embeddings/oleObject65.bin"/><Relationship Id="rId361" Type="http://schemas.openxmlformats.org/officeDocument/2006/relationships/oleObject" Target="embeddings/oleObject174.bin"/><Relationship Id="rId599" Type="http://schemas.openxmlformats.org/officeDocument/2006/relationships/image" Target="media/image263.wmf"/><Relationship Id="rId459" Type="http://schemas.openxmlformats.org/officeDocument/2006/relationships/image" Target="media/image204.wmf"/><Relationship Id="rId666" Type="http://schemas.openxmlformats.org/officeDocument/2006/relationships/oleObject" Target="embeddings/oleObject348.bin"/><Relationship Id="rId16" Type="http://schemas.openxmlformats.org/officeDocument/2006/relationships/footer" Target="footer3.xml"/><Relationship Id="rId221" Type="http://schemas.openxmlformats.org/officeDocument/2006/relationships/image" Target="media/image95.wmf"/><Relationship Id="rId319" Type="http://schemas.openxmlformats.org/officeDocument/2006/relationships/image" Target="media/image143.wmf"/><Relationship Id="rId526" Type="http://schemas.openxmlformats.org/officeDocument/2006/relationships/image" Target="media/image231.wmf"/><Relationship Id="rId733" Type="http://schemas.openxmlformats.org/officeDocument/2006/relationships/image" Target="media/image325.wmf"/><Relationship Id="rId165" Type="http://schemas.openxmlformats.org/officeDocument/2006/relationships/oleObject" Target="embeddings/oleObject73.bin"/><Relationship Id="rId372" Type="http://schemas.openxmlformats.org/officeDocument/2006/relationships/image" Target="media/image169.wmf"/><Relationship Id="rId677" Type="http://schemas.openxmlformats.org/officeDocument/2006/relationships/image" Target="media/image298.wmf"/><Relationship Id="rId800" Type="http://schemas.openxmlformats.org/officeDocument/2006/relationships/image" Target="media/image357.wmf"/><Relationship Id="rId232" Type="http://schemas.openxmlformats.org/officeDocument/2006/relationships/oleObject" Target="embeddings/oleObject108.bin"/><Relationship Id="rId27" Type="http://schemas.openxmlformats.org/officeDocument/2006/relationships/footer" Target="footer8.xml"/><Relationship Id="rId537" Type="http://schemas.openxmlformats.org/officeDocument/2006/relationships/oleObject" Target="embeddings/oleObject277.bin"/><Relationship Id="rId744" Type="http://schemas.openxmlformats.org/officeDocument/2006/relationships/oleObject" Target="embeddings/oleObject388.bin"/><Relationship Id="rId80" Type="http://schemas.openxmlformats.org/officeDocument/2006/relationships/oleObject" Target="embeddings/oleObject26.bin"/><Relationship Id="rId176" Type="http://schemas.openxmlformats.org/officeDocument/2006/relationships/image" Target="media/image74.wmf"/><Relationship Id="rId383" Type="http://schemas.openxmlformats.org/officeDocument/2006/relationships/image" Target="media/image174.wmf"/><Relationship Id="rId590" Type="http://schemas.openxmlformats.org/officeDocument/2006/relationships/oleObject" Target="embeddings/oleObject308.bin"/><Relationship Id="rId604" Type="http://schemas.openxmlformats.org/officeDocument/2006/relationships/oleObject" Target="embeddings/oleObject315.bin"/><Relationship Id="rId811" Type="http://schemas.openxmlformats.org/officeDocument/2006/relationships/oleObject" Target="embeddings/oleObject423.bin"/><Relationship Id="rId243" Type="http://schemas.openxmlformats.org/officeDocument/2006/relationships/oleObject" Target="embeddings/oleObject114.bin"/><Relationship Id="rId450" Type="http://schemas.openxmlformats.org/officeDocument/2006/relationships/image" Target="media/image200.wmf"/><Relationship Id="rId688" Type="http://schemas.openxmlformats.org/officeDocument/2006/relationships/oleObject" Target="embeddings/oleObject359.bin"/><Relationship Id="rId38" Type="http://schemas.openxmlformats.org/officeDocument/2006/relationships/oleObject" Target="embeddings/oleObject5.bin"/><Relationship Id="rId103" Type="http://schemas.openxmlformats.org/officeDocument/2006/relationships/oleObject" Target="embeddings/oleObject38.bin"/><Relationship Id="rId310" Type="http://schemas.openxmlformats.org/officeDocument/2006/relationships/oleObject" Target="embeddings/oleObject148.bin"/><Relationship Id="rId548" Type="http://schemas.openxmlformats.org/officeDocument/2006/relationships/oleObject" Target="embeddings/oleObject283.bin"/><Relationship Id="rId755" Type="http://schemas.openxmlformats.org/officeDocument/2006/relationships/image" Target="media/image336.wmf"/><Relationship Id="rId91" Type="http://schemas.openxmlformats.org/officeDocument/2006/relationships/image" Target="media/image36.wmf"/><Relationship Id="rId187" Type="http://schemas.openxmlformats.org/officeDocument/2006/relationships/image" Target="media/image79.wmf"/><Relationship Id="rId394" Type="http://schemas.openxmlformats.org/officeDocument/2006/relationships/oleObject" Target="embeddings/oleObject191.bin"/><Relationship Id="rId408" Type="http://schemas.openxmlformats.org/officeDocument/2006/relationships/oleObject" Target="embeddings/oleObject200.bin"/><Relationship Id="rId615" Type="http://schemas.openxmlformats.org/officeDocument/2006/relationships/image" Target="media/image272.wmf"/><Relationship Id="rId822" Type="http://schemas.openxmlformats.org/officeDocument/2006/relationships/image" Target="media/image368.wmf"/><Relationship Id="rId254" Type="http://schemas.openxmlformats.org/officeDocument/2006/relationships/image" Target="media/image111.wmf"/><Relationship Id="rId699" Type="http://schemas.openxmlformats.org/officeDocument/2006/relationships/image" Target="media/image309.wmf"/><Relationship Id="rId49" Type="http://schemas.openxmlformats.org/officeDocument/2006/relationships/image" Target="media/image15.wmf"/><Relationship Id="rId114" Type="http://schemas.openxmlformats.org/officeDocument/2006/relationships/image" Target="media/image48.wmf"/><Relationship Id="rId461" Type="http://schemas.openxmlformats.org/officeDocument/2006/relationships/image" Target="media/image205.wmf"/><Relationship Id="rId559" Type="http://schemas.openxmlformats.org/officeDocument/2006/relationships/image" Target="media/image245.wmf"/><Relationship Id="rId766" Type="http://schemas.openxmlformats.org/officeDocument/2006/relationships/oleObject" Target="embeddings/oleObject399.bin"/><Relationship Id="rId198" Type="http://schemas.openxmlformats.org/officeDocument/2006/relationships/oleObject" Target="embeddings/oleObject91.bin"/><Relationship Id="rId321" Type="http://schemas.openxmlformats.org/officeDocument/2006/relationships/image" Target="media/image144.wmf"/><Relationship Id="rId419" Type="http://schemas.openxmlformats.org/officeDocument/2006/relationships/oleObject" Target="embeddings/oleObject206.bin"/><Relationship Id="rId626" Type="http://schemas.openxmlformats.org/officeDocument/2006/relationships/oleObject" Target="embeddings/oleObject327.bin"/><Relationship Id="rId833" Type="http://schemas.openxmlformats.org/officeDocument/2006/relationships/oleObject" Target="embeddings/oleObject434.bin"/><Relationship Id="rId265" Type="http://schemas.openxmlformats.org/officeDocument/2006/relationships/oleObject" Target="embeddings/oleObject125.bin"/><Relationship Id="rId472" Type="http://schemas.openxmlformats.org/officeDocument/2006/relationships/oleObject" Target="embeddings/oleObject239.bin"/><Relationship Id="rId125" Type="http://schemas.openxmlformats.org/officeDocument/2006/relationships/image" Target="media/image53.wmf"/><Relationship Id="rId332" Type="http://schemas.openxmlformats.org/officeDocument/2006/relationships/oleObject" Target="embeddings/oleObject159.bin"/><Relationship Id="rId777" Type="http://schemas.openxmlformats.org/officeDocument/2006/relationships/image" Target="media/image347.wmf"/><Relationship Id="rId637" Type="http://schemas.openxmlformats.org/officeDocument/2006/relationships/image" Target="media/image280.wmf"/><Relationship Id="rId844" Type="http://schemas.openxmlformats.org/officeDocument/2006/relationships/header" Target="header17.xml"/><Relationship Id="rId276" Type="http://schemas.openxmlformats.org/officeDocument/2006/relationships/image" Target="media/image122.wmf"/><Relationship Id="rId483" Type="http://schemas.openxmlformats.org/officeDocument/2006/relationships/image" Target="media/image214.wmf"/><Relationship Id="rId690" Type="http://schemas.openxmlformats.org/officeDocument/2006/relationships/oleObject" Target="embeddings/oleObject360.bin"/><Relationship Id="rId704" Type="http://schemas.openxmlformats.org/officeDocument/2006/relationships/oleObject" Target="embeddings/oleObject367.bin"/><Relationship Id="rId40" Type="http://schemas.openxmlformats.org/officeDocument/2006/relationships/oleObject" Target="embeddings/oleObject6.bin"/><Relationship Id="rId136" Type="http://schemas.openxmlformats.org/officeDocument/2006/relationships/oleObject" Target="embeddings/oleObject54.bin"/><Relationship Id="rId343" Type="http://schemas.openxmlformats.org/officeDocument/2006/relationships/image" Target="media/image155.wmf"/><Relationship Id="rId550" Type="http://schemas.openxmlformats.org/officeDocument/2006/relationships/image" Target="media/image242.wmf"/><Relationship Id="rId788" Type="http://schemas.openxmlformats.org/officeDocument/2006/relationships/image" Target="media/image352.wmf"/><Relationship Id="rId203" Type="http://schemas.openxmlformats.org/officeDocument/2006/relationships/image" Target="media/image86.wmf"/><Relationship Id="rId648" Type="http://schemas.openxmlformats.org/officeDocument/2006/relationships/oleObject" Target="embeddings/oleObject339.bin"/><Relationship Id="rId287" Type="http://schemas.openxmlformats.org/officeDocument/2006/relationships/oleObject" Target="embeddings/oleObject136.bin"/><Relationship Id="rId410" Type="http://schemas.openxmlformats.org/officeDocument/2006/relationships/oleObject" Target="embeddings/oleObject201.bin"/><Relationship Id="rId494" Type="http://schemas.openxmlformats.org/officeDocument/2006/relationships/image" Target="media/image219.wmf"/><Relationship Id="rId508" Type="http://schemas.openxmlformats.org/officeDocument/2006/relationships/oleObject" Target="embeddings/oleObject260.bin"/><Relationship Id="rId715" Type="http://schemas.openxmlformats.org/officeDocument/2006/relationships/oleObject" Target="embeddings/oleObject373.bin"/><Relationship Id="rId147" Type="http://schemas.openxmlformats.org/officeDocument/2006/relationships/oleObject" Target="embeddings/oleObject61.bin"/><Relationship Id="rId354" Type="http://schemas.openxmlformats.org/officeDocument/2006/relationships/image" Target="media/image160.wmf"/><Relationship Id="rId799" Type="http://schemas.openxmlformats.org/officeDocument/2006/relationships/oleObject" Target="embeddings/oleObject417.bin"/><Relationship Id="rId51" Type="http://schemas.openxmlformats.org/officeDocument/2006/relationships/image" Target="media/image16.wmf"/><Relationship Id="rId561" Type="http://schemas.openxmlformats.org/officeDocument/2006/relationships/oleObject" Target="embeddings/oleObject292.bin"/><Relationship Id="rId659" Type="http://schemas.openxmlformats.org/officeDocument/2006/relationships/image" Target="media/image289.wmf"/><Relationship Id="rId214" Type="http://schemas.openxmlformats.org/officeDocument/2006/relationships/oleObject" Target="embeddings/oleObject99.bin"/><Relationship Id="rId298" Type="http://schemas.openxmlformats.org/officeDocument/2006/relationships/oleObject" Target="embeddings/oleObject142.bin"/><Relationship Id="rId421" Type="http://schemas.openxmlformats.org/officeDocument/2006/relationships/image" Target="media/image190.wmf"/><Relationship Id="rId519" Type="http://schemas.openxmlformats.org/officeDocument/2006/relationships/image" Target="media/image228.wmf"/><Relationship Id="rId158" Type="http://schemas.openxmlformats.org/officeDocument/2006/relationships/oleObject" Target="embeddings/oleObject69.bin"/><Relationship Id="rId726" Type="http://schemas.openxmlformats.org/officeDocument/2006/relationships/oleObject" Target="embeddings/oleObject379.bin"/><Relationship Id="rId62" Type="http://schemas.openxmlformats.org/officeDocument/2006/relationships/image" Target="media/image22.wmf"/><Relationship Id="rId365" Type="http://schemas.openxmlformats.org/officeDocument/2006/relationships/oleObject" Target="embeddings/oleObject176.bin"/><Relationship Id="rId572" Type="http://schemas.openxmlformats.org/officeDocument/2006/relationships/oleObject" Target="embeddings/oleObject298.bin"/><Relationship Id="rId225" Type="http://schemas.openxmlformats.org/officeDocument/2006/relationships/image" Target="media/image97.wmf"/><Relationship Id="rId432" Type="http://schemas.openxmlformats.org/officeDocument/2006/relationships/image" Target="media/image195.wmf"/><Relationship Id="rId737" Type="http://schemas.openxmlformats.org/officeDocument/2006/relationships/image" Target="media/image327.wmf"/><Relationship Id="rId73" Type="http://schemas.openxmlformats.org/officeDocument/2006/relationships/oleObject" Target="embeddings/oleObject22.bin"/><Relationship Id="rId169" Type="http://schemas.openxmlformats.org/officeDocument/2006/relationships/oleObject" Target="embeddings/oleObject75.bin"/><Relationship Id="rId376" Type="http://schemas.openxmlformats.org/officeDocument/2006/relationships/image" Target="media/image171.wmf"/><Relationship Id="rId583" Type="http://schemas.openxmlformats.org/officeDocument/2006/relationships/oleObject" Target="embeddings/oleObject304.bin"/><Relationship Id="rId790" Type="http://schemas.openxmlformats.org/officeDocument/2006/relationships/image" Target="media/image353.wmf"/><Relationship Id="rId804" Type="http://schemas.openxmlformats.org/officeDocument/2006/relationships/image" Target="media/image359.wmf"/><Relationship Id="rId4" Type="http://schemas.openxmlformats.org/officeDocument/2006/relationships/styles" Target="styles.xml"/><Relationship Id="rId236" Type="http://schemas.openxmlformats.org/officeDocument/2006/relationships/oleObject" Target="embeddings/oleObject110.bin"/><Relationship Id="rId443" Type="http://schemas.openxmlformats.org/officeDocument/2006/relationships/oleObject" Target="embeddings/oleObject222.bin"/><Relationship Id="rId650" Type="http://schemas.openxmlformats.org/officeDocument/2006/relationships/oleObject" Target="embeddings/oleObject340.bin"/><Relationship Id="rId303" Type="http://schemas.openxmlformats.org/officeDocument/2006/relationships/image" Target="media/image135.wmf"/><Relationship Id="rId748" Type="http://schemas.openxmlformats.org/officeDocument/2006/relationships/oleObject" Target="embeddings/oleObject390.bin"/><Relationship Id="rId84" Type="http://schemas.openxmlformats.org/officeDocument/2006/relationships/oleObject" Target="embeddings/oleObject28.bin"/><Relationship Id="rId387" Type="http://schemas.openxmlformats.org/officeDocument/2006/relationships/image" Target="media/image176.wmf"/><Relationship Id="rId510" Type="http://schemas.openxmlformats.org/officeDocument/2006/relationships/oleObject" Target="embeddings/oleObject262.bin"/><Relationship Id="rId594" Type="http://schemas.openxmlformats.org/officeDocument/2006/relationships/oleObject" Target="embeddings/oleObject310.bin"/><Relationship Id="rId608" Type="http://schemas.openxmlformats.org/officeDocument/2006/relationships/oleObject" Target="embeddings/oleObject316.bin"/><Relationship Id="rId815" Type="http://schemas.openxmlformats.org/officeDocument/2006/relationships/oleObject" Target="embeddings/oleObject425.bin"/><Relationship Id="rId247" Type="http://schemas.openxmlformats.org/officeDocument/2006/relationships/oleObject" Target="embeddings/oleObject116.bin"/><Relationship Id="rId107" Type="http://schemas.openxmlformats.org/officeDocument/2006/relationships/oleObject" Target="embeddings/oleObject40.bin"/><Relationship Id="rId454" Type="http://schemas.openxmlformats.org/officeDocument/2006/relationships/image" Target="media/image202.wmf"/><Relationship Id="rId661" Type="http://schemas.openxmlformats.org/officeDocument/2006/relationships/image" Target="media/image290.wmf"/><Relationship Id="rId759" Type="http://schemas.openxmlformats.org/officeDocument/2006/relationships/image" Target="media/image338.wmf"/><Relationship Id="rId11" Type="http://schemas.openxmlformats.org/officeDocument/2006/relationships/header" Target="header1.xml"/><Relationship Id="rId314" Type="http://schemas.openxmlformats.org/officeDocument/2006/relationships/oleObject" Target="embeddings/oleObject150.bin"/><Relationship Id="rId398" Type="http://schemas.openxmlformats.org/officeDocument/2006/relationships/image" Target="media/image181.wmf"/><Relationship Id="rId521" Type="http://schemas.openxmlformats.org/officeDocument/2006/relationships/image" Target="media/image229.wmf"/><Relationship Id="rId619" Type="http://schemas.openxmlformats.org/officeDocument/2006/relationships/oleObject" Target="embeddings/oleObject323.bin"/><Relationship Id="rId95" Type="http://schemas.openxmlformats.org/officeDocument/2006/relationships/image" Target="media/image38.wmf"/><Relationship Id="rId160" Type="http://schemas.openxmlformats.org/officeDocument/2006/relationships/oleObject" Target="embeddings/oleObject70.bin"/><Relationship Id="rId826" Type="http://schemas.openxmlformats.org/officeDocument/2006/relationships/image" Target="media/image370.wmf"/><Relationship Id="rId258" Type="http://schemas.openxmlformats.org/officeDocument/2006/relationships/image" Target="media/image113.wmf"/><Relationship Id="rId465" Type="http://schemas.openxmlformats.org/officeDocument/2006/relationships/image" Target="media/image206.wmf"/><Relationship Id="rId672" Type="http://schemas.openxmlformats.org/officeDocument/2006/relationships/oleObject" Target="embeddings/oleObject351.bin"/><Relationship Id="rId22" Type="http://schemas.openxmlformats.org/officeDocument/2006/relationships/footer" Target="footer5.xml"/><Relationship Id="rId118" Type="http://schemas.openxmlformats.org/officeDocument/2006/relationships/image" Target="media/image50.wmf"/><Relationship Id="rId325" Type="http://schemas.openxmlformats.org/officeDocument/2006/relationships/image" Target="media/image146.wmf"/><Relationship Id="rId532" Type="http://schemas.openxmlformats.org/officeDocument/2006/relationships/image" Target="media/image234.wmf"/><Relationship Id="rId171" Type="http://schemas.openxmlformats.org/officeDocument/2006/relationships/oleObject" Target="embeddings/oleObject76.bin"/><Relationship Id="rId837" Type="http://schemas.openxmlformats.org/officeDocument/2006/relationships/oleObject" Target="embeddings/oleObject436.bin"/><Relationship Id="rId269" Type="http://schemas.openxmlformats.org/officeDocument/2006/relationships/oleObject" Target="embeddings/oleObject127.bin"/><Relationship Id="rId476" Type="http://schemas.openxmlformats.org/officeDocument/2006/relationships/oleObject" Target="embeddings/oleObject241.bin"/><Relationship Id="rId683" Type="http://schemas.openxmlformats.org/officeDocument/2006/relationships/image" Target="media/image301.wmf"/><Relationship Id="rId33" Type="http://schemas.openxmlformats.org/officeDocument/2006/relationships/image" Target="media/image7.wmf"/><Relationship Id="rId129" Type="http://schemas.openxmlformats.org/officeDocument/2006/relationships/image" Target="media/image55.wmf"/><Relationship Id="rId336" Type="http://schemas.openxmlformats.org/officeDocument/2006/relationships/oleObject" Target="embeddings/oleObject161.bin"/><Relationship Id="rId543" Type="http://schemas.openxmlformats.org/officeDocument/2006/relationships/image" Target="media/image239.wmf"/><Relationship Id="rId182" Type="http://schemas.openxmlformats.org/officeDocument/2006/relationships/oleObject" Target="embeddings/oleObject82.bin"/><Relationship Id="rId403" Type="http://schemas.openxmlformats.org/officeDocument/2006/relationships/oleObject" Target="embeddings/oleObject197.bin"/><Relationship Id="rId750" Type="http://schemas.openxmlformats.org/officeDocument/2006/relationships/oleObject" Target="embeddings/oleObject391.bin"/><Relationship Id="rId848" Type="http://schemas.openxmlformats.org/officeDocument/2006/relationships/theme" Target="theme/theme1.xml"/><Relationship Id="rId487" Type="http://schemas.openxmlformats.org/officeDocument/2006/relationships/oleObject" Target="embeddings/oleObject248.bin"/><Relationship Id="rId610" Type="http://schemas.openxmlformats.org/officeDocument/2006/relationships/oleObject" Target="embeddings/oleObject317.bin"/><Relationship Id="rId694" Type="http://schemas.openxmlformats.org/officeDocument/2006/relationships/oleObject" Target="embeddings/oleObject362.bin"/><Relationship Id="rId708" Type="http://schemas.openxmlformats.org/officeDocument/2006/relationships/oleObject" Target="embeddings/oleObject369.bin"/><Relationship Id="rId347" Type="http://schemas.openxmlformats.org/officeDocument/2006/relationships/image" Target="media/image157.wmf"/><Relationship Id="rId44" Type="http://schemas.openxmlformats.org/officeDocument/2006/relationships/oleObject" Target="embeddings/oleObject8.bin"/><Relationship Id="rId554" Type="http://schemas.openxmlformats.org/officeDocument/2006/relationships/oleObject" Target="embeddings/oleObject287.bin"/><Relationship Id="rId761" Type="http://schemas.openxmlformats.org/officeDocument/2006/relationships/image" Target="media/image339.wmf"/><Relationship Id="rId193" Type="http://schemas.openxmlformats.org/officeDocument/2006/relationships/oleObject" Target="embeddings/oleObject88.bin"/><Relationship Id="rId207" Type="http://schemas.openxmlformats.org/officeDocument/2006/relationships/image" Target="media/image88.wmf"/><Relationship Id="rId414" Type="http://schemas.openxmlformats.org/officeDocument/2006/relationships/image" Target="media/image187.wmf"/><Relationship Id="rId498" Type="http://schemas.openxmlformats.org/officeDocument/2006/relationships/image" Target="media/image221.wmf"/><Relationship Id="rId621" Type="http://schemas.openxmlformats.org/officeDocument/2006/relationships/image" Target="media/image273.wmf"/><Relationship Id="rId260" Type="http://schemas.openxmlformats.org/officeDocument/2006/relationships/image" Target="media/image114.wmf"/><Relationship Id="rId719" Type="http://schemas.openxmlformats.org/officeDocument/2006/relationships/oleObject" Target="embeddings/oleObject375.bin"/><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image" Target="media/image162.wmf"/><Relationship Id="rId565" Type="http://schemas.openxmlformats.org/officeDocument/2006/relationships/oleObject" Target="embeddings/oleObject294.bin"/><Relationship Id="rId772" Type="http://schemas.openxmlformats.org/officeDocument/2006/relationships/oleObject" Target="embeddings/oleObject402.bin"/><Relationship Id="rId218" Type="http://schemas.openxmlformats.org/officeDocument/2006/relationships/oleObject" Target="embeddings/oleObject101.bin"/><Relationship Id="rId425" Type="http://schemas.openxmlformats.org/officeDocument/2006/relationships/oleObject" Target="embeddings/oleObject210.bin"/><Relationship Id="rId632" Type="http://schemas.openxmlformats.org/officeDocument/2006/relationships/oleObject" Target="embeddings/oleObject330.bin"/><Relationship Id="rId271" Type="http://schemas.openxmlformats.org/officeDocument/2006/relationships/oleObject" Target="embeddings/oleObject1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0230E9-6692-4EF2-9AA7-AB8D52A23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8935</TotalTime>
  <Pages>46</Pages>
  <Words>5586</Words>
  <Characters>31843</Characters>
  <Application>Microsoft Office Word</Application>
  <DocSecurity>0</DocSecurity>
  <Lines>265</Lines>
  <Paragraphs>74</Paragraphs>
  <ScaleCrop>false</ScaleCrop>
  <Company>Microsoft</Company>
  <LinksUpToDate>false</LinksUpToDate>
  <CharactersWithSpaces>37355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Kathy</cp:lastModifiedBy>
  <cp:revision>109</cp:revision>
  <cp:lastPrinted>2019-05-30T08:53:00Z</cp:lastPrinted>
  <dcterms:created xsi:type="dcterms:W3CDTF">2019-06-26T11:11:00Z</dcterms:created>
  <dcterms:modified xsi:type="dcterms:W3CDTF">2019-12-14T10:16:00Z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2052-11.1.0.8236</vt:lpwstr>
  </property>
</Properties>
</file>